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z3giweseabxf" w:id="0"/>
      <w:bookmarkEnd w:id="0"/>
      <w:r w:rsidDel="00000000" w:rsidR="00000000" w:rsidRPr="00000000">
        <w:rPr>
          <w:rFonts w:ascii="EB Garamond" w:cs="EB Garamond" w:eastAsia="EB Garamond" w:hAnsi="EB Garamond"/>
          <w:rtl w:val="0"/>
        </w:rPr>
        <w:t xml:space="preserve">Lecture note 5: </w:t>
      </w:r>
      <w:r w:rsidDel="00000000" w:rsidR="00000000" w:rsidRPr="00000000">
        <w:rPr>
          <w:rtl w:val="0"/>
        </w:rPr>
        <w:t xml:space="preserve">word2vec + m</w:t>
      </w:r>
      <w:r w:rsidDel="00000000" w:rsidR="00000000" w:rsidRPr="00000000">
        <w:rPr>
          <w:rFonts w:ascii="EB Garamond" w:cs="EB Garamond" w:eastAsia="EB Garamond" w:hAnsi="EB Garamond"/>
          <w:rtl w:val="0"/>
        </w:rPr>
        <w:t xml:space="preserve">anage experiments</w:t>
      </w:r>
    </w:p>
    <w:p w:rsidR="00000000" w:rsidDel="00000000" w:rsidP="00000000" w:rsidRDefault="00000000" w:rsidRPr="00000000" w14:paraId="00000001">
      <w:pPr>
        <w:contextualSpacing w:val="0"/>
        <w:rPr>
          <w:color w:val="000000"/>
          <w:shd w:fill="auto" w:val="clear"/>
        </w:rPr>
      </w:pPr>
      <w:r w:rsidDel="00000000" w:rsidR="00000000" w:rsidRPr="00000000">
        <w:rPr>
          <w:color w:val="000000"/>
          <w:shd w:fill="auto" w:val="clear"/>
          <w:rtl w:val="0"/>
        </w:rPr>
        <w:t xml:space="preserve">CS 20: TensorFlow for Deep Learning Research</w:t>
      </w:r>
    </w:p>
    <w:p w:rsidR="00000000" w:rsidDel="00000000" w:rsidP="00000000" w:rsidRDefault="00000000" w:rsidRPr="00000000" w14:paraId="00000002">
      <w:pPr>
        <w:contextualSpacing w:val="0"/>
        <w:rPr>
          <w:color w:val="000000"/>
          <w:shd w:fill="auto" w:val="clear"/>
        </w:rPr>
      </w:pPr>
      <w:r w:rsidDel="00000000" w:rsidR="00000000" w:rsidRPr="00000000">
        <w:rPr>
          <w:rtl w:val="0"/>
        </w:rPr>
        <w:t xml:space="preserve">cs20.stanford.edu</w:t>
      </w:r>
      <w:r w:rsidDel="00000000" w:rsidR="00000000" w:rsidRPr="00000000">
        <w:rPr>
          <w:rtl w:val="0"/>
        </w:rPr>
      </w:r>
    </w:p>
    <w:p w:rsidR="00000000" w:rsidDel="00000000" w:rsidP="00000000" w:rsidRDefault="00000000" w:rsidRPr="00000000" w14:paraId="00000003">
      <w:pPr>
        <w:contextualSpacing w:val="0"/>
        <w:rPr>
          <w:rFonts w:ascii="Georgia" w:cs="Georgia" w:eastAsia="Georgia" w:hAnsi="Georgia"/>
        </w:rPr>
      </w:pPr>
      <w:r w:rsidDel="00000000" w:rsidR="00000000" w:rsidRPr="00000000">
        <w:rPr>
          <w:color w:val="000000"/>
          <w:shd w:fill="auto" w:val="clear"/>
          <w:rtl w:val="0"/>
        </w:rPr>
        <w:t xml:space="preserve">Prepared by Chip Huyen (chiphuyen@cs.stanford.edu)</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t xml:space="preserve">We’ve built several simple models and they all take only a few minutes to train. To build and train more complex models, we’d need a little bit more tools. In this lecture, we will go over the concept of model base, variable sharing, model sharing, and how to manage our experiments. We will use word2vec as an example to showcase this.</w:t>
      </w:r>
    </w:p>
    <w:p w:rsidR="00000000" w:rsidDel="00000000" w:rsidP="00000000" w:rsidRDefault="00000000" w:rsidRPr="00000000" w14:paraId="00000006">
      <w:pPr>
        <w:pStyle w:val="Heading2"/>
        <w:contextualSpacing w:val="0"/>
        <w:rPr/>
      </w:pPr>
      <w:bookmarkStart w:colFirst="0" w:colLast="0" w:name="_wgi9jjrix8jv" w:id="1"/>
      <w:bookmarkEnd w:id="1"/>
      <w:r w:rsidDel="00000000" w:rsidR="00000000" w:rsidRPr="00000000">
        <w:rPr>
          <w:rtl w:val="0"/>
        </w:rPr>
        <w:t xml:space="preserve">Word2vec</w:t>
      </w:r>
    </w:p>
    <w:p w:rsidR="00000000" w:rsidDel="00000000" w:rsidP="00000000" w:rsidRDefault="00000000" w:rsidRPr="00000000" w14:paraId="00000007">
      <w:pPr>
        <w:contextualSpacing w:val="0"/>
        <w:rPr/>
      </w:pPr>
      <w:r w:rsidDel="00000000" w:rsidR="00000000" w:rsidRPr="00000000">
        <w:rPr>
          <w:rtl w:val="0"/>
        </w:rPr>
        <w:t xml:space="preserve">Most of you are probably already familiar with word embedding and understand the importance of a model like word2vec. For those who aren’t, </w:t>
      </w:r>
      <w:hyperlink r:id="rId7">
        <w:r w:rsidDel="00000000" w:rsidR="00000000" w:rsidRPr="00000000">
          <w:rPr>
            <w:color w:val="1155cc"/>
            <w:u w:val="single"/>
            <w:rtl w:val="0"/>
          </w:rPr>
          <w:t xml:space="preserve">Stanford CS 224N’s lecture on word vectors</w:t>
        </w:r>
      </w:hyperlink>
      <w:r w:rsidDel="00000000" w:rsidR="00000000" w:rsidRPr="00000000">
        <w:rPr>
          <w:rtl w:val="0"/>
        </w:rPr>
        <w:t xml:space="preserve"> is a great resource. When you’re at it, it might be a good idea to check out the following two papers:</w:t>
      </w:r>
    </w:p>
    <w:p w:rsidR="00000000" w:rsidDel="00000000" w:rsidP="00000000" w:rsidRDefault="00000000" w:rsidRPr="00000000" w14:paraId="00000008">
      <w:pPr>
        <w:contextualSpacing w:val="0"/>
        <w:rPr/>
      </w:pPr>
      <w:hyperlink r:id="rId8">
        <w:r w:rsidDel="00000000" w:rsidR="00000000" w:rsidRPr="00000000">
          <w:rPr>
            <w:color w:val="1155cc"/>
            <w:u w:val="single"/>
            <w:rtl w:val="0"/>
          </w:rPr>
          <w:t xml:space="preserve">Distributed Representations of Words and Phrases and their Compositionality</w:t>
        </w:r>
      </w:hyperlink>
      <w:r w:rsidDel="00000000" w:rsidR="00000000" w:rsidRPr="00000000">
        <w:rPr>
          <w:rtl w:val="0"/>
        </w:rPr>
        <w:t xml:space="preserve"> (Mikolov et al., 2013)</w:t>
      </w:r>
    </w:p>
    <w:p w:rsidR="00000000" w:rsidDel="00000000" w:rsidP="00000000" w:rsidRDefault="00000000" w:rsidRPr="00000000" w14:paraId="00000009">
      <w:pPr>
        <w:contextualSpacing w:val="0"/>
        <w:rPr/>
      </w:pPr>
      <w:hyperlink r:id="rId9">
        <w:r w:rsidDel="00000000" w:rsidR="00000000" w:rsidRPr="00000000">
          <w:rPr>
            <w:color w:val="1155cc"/>
            <w:u w:val="single"/>
            <w:rtl w:val="0"/>
          </w:rPr>
          <w:t xml:space="preserve">Efficient Estimation of Word Representations in Vector Space</w:t>
        </w:r>
      </w:hyperlink>
      <w:r w:rsidDel="00000000" w:rsidR="00000000" w:rsidRPr="00000000">
        <w:rPr>
          <w:rtl w:val="0"/>
        </w:rPr>
        <w:t xml:space="preserve"> (Mikolov et al., 2013)</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At a high level, we need to find an efficient way to represent textual data (in this case, words) so that we can use this representation to solve natural language tasks. Word embeddings form the backbone in the solutions to many tasks such as language modeling, machine translation, sentiment analysis, etc.</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Created by a team of researchers led by Tomas Mikolov, word2vec is a group of models that are used to produce word embeddings. There are two main models used in word2vec: skip-gram and CBOW. </w:t>
      </w:r>
    </w:p>
    <w:p w:rsidR="00000000" w:rsidDel="00000000" w:rsidP="00000000" w:rsidRDefault="00000000" w:rsidRPr="00000000" w14:paraId="0000000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b w:val="1"/>
                <w:color w:val="660066"/>
                <w:sz w:val="18"/>
                <w:szCs w:val="18"/>
                <w:rtl w:val="0"/>
              </w:rPr>
              <w:t xml:space="preserve">Skip</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sz w:val="18"/>
                <w:szCs w:val="18"/>
                <w:rtl w:val="0"/>
              </w:rPr>
              <w:t xml:space="preserve">gram vs CBOW</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Continuous</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Bag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Words)</w:t>
            </w:r>
            <w:r w:rsidDel="00000000" w:rsidR="00000000" w:rsidRPr="00000000">
              <w:rPr>
                <w:rtl w:val="0"/>
              </w:rPr>
            </w:r>
          </w:p>
          <w:p w:rsidR="00000000" w:rsidDel="00000000" w:rsidP="00000000" w:rsidRDefault="00000000" w:rsidRPr="00000000" w14:paraId="00000010">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Algorithmically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these models are similar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that CBOW predicts center 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context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the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does the inverse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predicts source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words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the center 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example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sz w:val="18"/>
                <w:szCs w:val="18"/>
                <w:rtl w:val="0"/>
              </w:rPr>
              <w:t xml:space="preserve"> we have the sentence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sz w:val="18"/>
                <w:szCs w:val="18"/>
                <w:rtl w:val="0"/>
              </w:rPr>
              <w:t xml:space="preserve"> quick brown fox 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sz w:val="18"/>
                <w:szCs w:val="18"/>
                <w:rtl w:val="0"/>
              </w:rPr>
              <w:t xml:space="preserve"> CBOW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tries to predict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the</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quick</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fox</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jumps</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Fonts w:ascii="Consolas" w:cs="Consolas" w:eastAsia="Consolas" w:hAnsi="Consolas"/>
                <w:sz w:val="18"/>
                <w:szCs w:val="18"/>
                <w:rtl w:val="0"/>
              </w:rPr>
              <w:t xml:space="preserve">brown</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12">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660066"/>
                <w:sz w:val="18"/>
                <w:szCs w:val="18"/>
                <w:rtl w:val="0"/>
              </w:rPr>
              <w:t xml:space="preserve">Statistically</w:t>
            </w:r>
            <w:r w:rsidDel="00000000" w:rsidR="00000000" w:rsidRPr="00000000">
              <w:rPr>
                <w:rFonts w:ascii="Consolas" w:cs="Consolas" w:eastAsia="Consolas" w:hAnsi="Consolas"/>
                <w:sz w:val="18"/>
                <w:szCs w:val="18"/>
                <w:rtl w:val="0"/>
              </w:rPr>
              <w:t xml:space="preserve"> it has the effect that CBOW smoothes over a lot of the distributional information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sz w:val="18"/>
                <w:szCs w:val="18"/>
                <w:rtl w:val="0"/>
              </w:rPr>
              <w:t xml:space="preserve"> treating an entire context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one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For</w:t>
            </w:r>
            <w:r w:rsidDel="00000000" w:rsidR="00000000" w:rsidRPr="00000000">
              <w:rPr>
                <w:rFonts w:ascii="Consolas" w:cs="Consolas" w:eastAsia="Consolas" w:hAnsi="Consolas"/>
                <w:sz w:val="18"/>
                <w:szCs w:val="18"/>
                <w:rtl w:val="0"/>
              </w:rPr>
              <w:t xml:space="preserve"> the most part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turns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to be a useful thing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smaller 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However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skip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gram treats each context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 pair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a </w:t>
            </w:r>
            <w:r w:rsidDel="00000000" w:rsidR="00000000" w:rsidRPr="00000000">
              <w:rPr>
                <w:rFonts w:ascii="Consolas" w:cs="Consolas" w:eastAsia="Consolas" w:hAnsi="Consolas"/>
                <w:color w:val="000088"/>
                <w:sz w:val="18"/>
                <w:szCs w:val="18"/>
                <w:rtl w:val="0"/>
              </w:rPr>
              <w:t xml:space="preserve">new</w:t>
            </w:r>
            <w:r w:rsidDel="00000000" w:rsidR="00000000" w:rsidRPr="00000000">
              <w:rPr>
                <w:rFonts w:ascii="Consolas" w:cs="Consolas" w:eastAsia="Consolas" w:hAnsi="Consolas"/>
                <w:sz w:val="18"/>
                <w:szCs w:val="18"/>
                <w:rtl w:val="0"/>
              </w:rPr>
              <w:t xml:space="preserve"> observation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sz w:val="18"/>
                <w:szCs w:val="18"/>
                <w:rtl w:val="0"/>
              </w:rPr>
              <w:t xml:space="preserve"> tends to </w:t>
            </w:r>
            <w:r w:rsidDel="00000000" w:rsidR="00000000" w:rsidRPr="00000000">
              <w:rPr>
                <w:rFonts w:ascii="Consolas" w:cs="Consolas" w:eastAsia="Consolas" w:hAnsi="Consolas"/>
                <w:color w:val="000088"/>
                <w:sz w:val="18"/>
                <w:szCs w:val="18"/>
                <w:rtl w:val="0"/>
              </w:rPr>
              <w:t xml:space="preserve">do</w:t>
            </w:r>
            <w:r w:rsidDel="00000000" w:rsidR="00000000" w:rsidRPr="00000000">
              <w:rPr>
                <w:rFonts w:ascii="Consolas" w:cs="Consolas" w:eastAsia="Consolas" w:hAnsi="Consolas"/>
                <w:sz w:val="18"/>
                <w:szCs w:val="18"/>
                <w:rtl w:val="0"/>
              </w:rPr>
              <w:t xml:space="preserve"> better </w:t>
            </w:r>
            <w:r w:rsidDel="00000000" w:rsidR="00000000" w:rsidRPr="00000000">
              <w:rPr>
                <w:rFonts w:ascii="Consolas" w:cs="Consolas" w:eastAsia="Consolas" w:hAnsi="Consolas"/>
                <w:color w:val="000088"/>
                <w:sz w:val="18"/>
                <w:szCs w:val="18"/>
                <w:rtl w:val="0"/>
              </w:rPr>
              <w:t xml:space="preserve">when</w:t>
            </w:r>
            <w:r w:rsidDel="00000000" w:rsidR="00000000" w:rsidRPr="00000000">
              <w:rPr>
                <w:rFonts w:ascii="Consolas" w:cs="Consolas" w:eastAsia="Consolas" w:hAnsi="Consolas"/>
                <w:sz w:val="18"/>
                <w:szCs w:val="18"/>
                <w:rtl w:val="0"/>
              </w:rPr>
              <w:t xml:space="preserve"> we have larger datasets.</w:t>
            </w:r>
          </w:p>
        </w:tc>
      </w:tr>
    </w:tbl>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In this lecture, we will build word2vec, the skip-gram model. In this model, to get the vector representations of words, we train a simple neural network with a single hidden layer to perform a certain task, but then we don’t use that neural network for the task we train it on. Instead, we care about the weights of the hidden layer. These weights are actually the “word vectors”, or “embedding matrix” that we’re trying to learn.</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t xml:space="preserve">The certain, fake task we’re going to train our model on is predicting the neighboring (context) words given the center word. Given a specific word in a sentence (the center word), look at the words nearby and pick one at random. The network is going to tell us the probability for every word in our vocabulary of being a neighbor to a specific word. Chris McCormick wrote a </w:t>
      </w:r>
      <w:hyperlink r:id="rId10">
        <w:r w:rsidDel="00000000" w:rsidR="00000000" w:rsidRPr="00000000">
          <w:rPr>
            <w:color w:val="1155cc"/>
            <w:u w:val="single"/>
            <w:rtl w:val="0"/>
          </w:rPr>
          <w:t xml:space="preserve">tutorial</w:t>
        </w:r>
      </w:hyperlink>
      <w:r w:rsidDel="00000000" w:rsidR="00000000" w:rsidRPr="00000000">
        <w:rPr>
          <w:rtl w:val="0"/>
        </w:rPr>
        <w:t xml:space="preserve"> that explains the skip-gram model wonderfully if you want more details.</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Vector representations of words visualized with t-SNE projected on a 3D space, using TensorBoard.</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990277" cy="4917264"/>
            <wp:effectExtent b="0" l="0" r="0" t="0"/>
            <wp:docPr id="20"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4990277" cy="491726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Heading3"/>
        <w:contextualSpacing w:val="0"/>
        <w:rPr/>
      </w:pPr>
      <w:bookmarkStart w:colFirst="0" w:colLast="0" w:name="_ezt1hqvp1hpw" w:id="2"/>
      <w:bookmarkEnd w:id="2"/>
      <w:r w:rsidDel="00000000" w:rsidR="00000000" w:rsidRPr="00000000">
        <w:rPr>
          <w:rtl w:val="0"/>
        </w:rPr>
        <w:t xml:space="preserve">Softmax, Negative Sampling, and Noise Contrastive Estimation</w:t>
      </w:r>
    </w:p>
    <w:p w:rsidR="00000000" w:rsidDel="00000000" w:rsidP="00000000" w:rsidRDefault="00000000" w:rsidRPr="00000000" w14:paraId="00000020">
      <w:pPr>
        <w:contextualSpacing w:val="0"/>
        <w:rPr/>
      </w:pPr>
      <w:r w:rsidDel="00000000" w:rsidR="00000000" w:rsidRPr="00000000">
        <w:rPr>
          <w:rtl w:val="0"/>
        </w:rPr>
        <w:t xml:space="preserve">To get the distribution of the possible neighboring words, in theory, we often use softmax. Softmax maps arbitrary values </w:t>
      </w:r>
      <m:oMath>
        <m:sSub>
          <m:sSubPr>
            <m:ctrlPr>
              <w:rPr/>
            </m:ctrlPr>
          </m:sSubPr>
          <m:e>
            <m:r>
              <w:rPr/>
              <m:t xml:space="preserve">x</m:t>
            </m:r>
          </m:e>
          <m:sub>
            <m:r>
              <w:rPr/>
              <m:t xml:space="preserve">i</m:t>
            </m:r>
          </m:sub>
        </m:sSub>
      </m:oMath>
      <w:r w:rsidDel="00000000" w:rsidR="00000000" w:rsidRPr="00000000">
        <w:rPr>
          <w:rtl w:val="0"/>
        </w:rPr>
        <w:t xml:space="preserve"> to a probability distribution </w:t>
      </w:r>
      <m:oMath>
        <m:sSub>
          <m:sSubPr>
            <m:ctrlPr>
              <w:rPr/>
            </m:ctrlPr>
          </m:sSubPr>
          <m:e>
            <m:r>
              <w:rPr/>
              <m:t xml:space="preserve">p</m:t>
            </m:r>
          </m:e>
          <m:sub>
            <m:r>
              <w:rPr/>
              <m:t xml:space="preserve">i</m:t>
            </m:r>
          </m:sub>
        </m:sSub>
      </m:oMath>
      <w:r w:rsidDel="00000000" w:rsidR="00000000" w:rsidRPr="00000000">
        <w:rPr>
          <w:rtl w:val="0"/>
        </w:rPr>
        <w:t xml:space="preserve">. In this case, </w:t>
      </w:r>
      <m:oMath>
        <m:r>
          <w:rPr/>
          <m:t xml:space="preserve">softmax(</m:t>
        </m:r>
        <m:sSub>
          <m:sSubPr>
            <m:ctrlPr>
              <w:rPr/>
            </m:ctrlPr>
          </m:sSubPr>
          <m:e>
            <m:r>
              <w:rPr/>
              <m:t xml:space="preserve">x</m:t>
            </m:r>
          </m:e>
          <m:sub>
            <m:r>
              <w:rPr/>
              <m:t xml:space="preserve">i</m:t>
            </m:r>
          </m:sub>
        </m:sSub>
        <m:r>
          <w:rPr/>
          <m:t xml:space="preserve">) </m:t>
        </m:r>
      </m:oMath>
      <w:r w:rsidDel="00000000" w:rsidR="00000000" w:rsidRPr="00000000">
        <w:rPr>
          <w:rtl w:val="0"/>
        </w:rPr>
        <w:t xml:space="preserve">is the probability that </w:t>
      </w:r>
      <m:oMath>
        <m:sSub>
          <m:sSubPr>
            <m:ctrlPr>
              <w:rPr/>
            </m:ctrlPr>
          </m:sSubPr>
          <m:e>
            <m:r>
              <w:rPr/>
              <m:t xml:space="preserve">x</m:t>
            </m:r>
          </m:e>
          <m:sub>
            <m:r>
              <w:rPr/>
              <m:t xml:space="preserve">i</m:t>
            </m:r>
          </m:sub>
        </m:sSub>
      </m:oMath>
      <w:r w:rsidDel="00000000" w:rsidR="00000000" w:rsidRPr="00000000">
        <w:rPr>
          <w:rtl w:val="0"/>
        </w:rPr>
        <w:t xml:space="preserve"> is a neighboring word of a specific word we are considering.</w:t>
      </w:r>
    </w:p>
    <w:p w:rsidR="00000000" w:rsidDel="00000000" w:rsidP="00000000" w:rsidRDefault="00000000" w:rsidRPr="00000000" w14:paraId="00000021">
      <w:pPr>
        <w:contextualSpacing w:val="0"/>
        <w:jc w:val="center"/>
        <w:rPr/>
      </w:pPr>
      <m:oMath>
        <m:r>
          <w:rPr/>
          <m:t xml:space="preserve">softmax(</m:t>
        </m:r>
        <m:sSub>
          <m:sSubPr>
            <m:ctrlPr>
              <w:rPr/>
            </m:ctrlPr>
          </m:sSubPr>
          <m:e>
            <m:r>
              <w:rPr/>
              <m:t xml:space="preserve">x</m:t>
            </m:r>
          </m:e>
          <m:sub>
            <m:r>
              <w:rPr/>
              <m:t xml:space="preserve">i</m:t>
            </m:r>
          </m:sub>
        </m:sSub>
        <m:r>
          <w:rPr/>
          <m:t xml:space="preserve">) = exp(</m:t>
        </m:r>
        <m:sSub>
          <m:sSubPr>
            <m:ctrlPr>
              <w:rPr/>
            </m:ctrlPr>
          </m:sSubPr>
          <m:e>
            <m:r>
              <w:rPr/>
              <m:t xml:space="preserve">x</m:t>
            </m:r>
          </m:e>
          <m:sub>
            <m:r>
              <w:rPr/>
              <m:t xml:space="preserve">i</m:t>
            </m:r>
          </m:sub>
        </m:sSub>
        <m:r>
          <w:rPr/>
          <m:t xml:space="preserve">) / </m:t>
        </m:r>
        <m:nary>
          <m:naryPr>
            <m:chr m:val="∑"/>
            <m:ctrlPr>
              <w:rPr/>
            </m:ctrlPr>
          </m:naryPr>
          <m:sub>
            <m:r>
              <w:rPr/>
              <m:t xml:space="preserve">i</m:t>
            </m:r>
          </m:sub>
          <m:sup/>
        </m:nary>
        <m:sSub>
          <m:sSubPr>
            <m:ctrlPr>
              <w:rPr/>
            </m:ctrlPr>
          </m:sSubPr>
          <m:e>
            <m:r>
              <w:rPr/>
              <m:t xml:space="preserve">exp(x</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 However, the normalization term in the denominator requires us to perform exp on all words in the dictionary and sum the results up, which could be millions of words. Even if you disregard uncommon words, a natural language model doesn’t perform well unless you consider at least tens of thousands of the most common words. The normalization term causes softmax to be computationally prohibitive.</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There are two main approaches to circumvent this bottleneck: hierarchical softmax and sample-based softmax. Mikolov et al. have shown in their paper </w:t>
      </w:r>
      <w:hyperlink r:id="rId12">
        <w:r w:rsidDel="00000000" w:rsidR="00000000" w:rsidRPr="00000000">
          <w:rPr>
            <w:i w:val="1"/>
            <w:color w:val="1155cc"/>
            <w:u w:val="single"/>
            <w:rtl w:val="0"/>
          </w:rPr>
          <w:t xml:space="preserve">Distributed Representations of Words and Phrases and their Compositionality</w:t>
        </w:r>
      </w:hyperlink>
      <w:r w:rsidDel="00000000" w:rsidR="00000000" w:rsidRPr="00000000">
        <w:rPr>
          <w:rtl w:val="0"/>
        </w:rPr>
        <w:t xml:space="preserve"> that for training the skip-gram model, negative sample results in faster training and better vector representations for frequent words, compared to more complex hierarchical softmax.</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Negative sampling, as the name suggests, belongs to the family of sample-based approaches. This family also includes importance sampling and target sampling. Negative sampling is actually a simplified model of an approach called Noise Contrastive Estimation (NCE), e.g. negative sampling makes certain assumption about the number of noise samples to generate -- let’s call it </w:t>
      </w:r>
      <m:oMath>
        <m:r>
          <w:rPr/>
          <m:t xml:space="preserve">k</m:t>
        </m:r>
      </m:oMath>
      <w:r w:rsidDel="00000000" w:rsidR="00000000" w:rsidRPr="00000000">
        <w:rPr>
          <w:rtl w:val="0"/>
        </w:rPr>
        <w:t xml:space="preserve"> -- and the distribution of noise samples -- let’s call it </w:t>
      </w:r>
      <m:oMath>
        <m:r>
          <w:rPr/>
          <m:t xml:space="preserve">Q</m:t>
        </m:r>
      </m:oMath>
      <w:r w:rsidDel="00000000" w:rsidR="00000000" w:rsidRPr="00000000">
        <w:rPr>
          <w:rtl w:val="0"/>
        </w:rPr>
        <w:t xml:space="preserve"> -- such that </w:t>
      </w:r>
      <m:oMath>
        <m:r>
          <w:rPr/>
          <m:t xml:space="preserve">kQ(w) = 1</m:t>
        </m:r>
      </m:oMath>
      <w:r w:rsidDel="00000000" w:rsidR="00000000" w:rsidRPr="00000000">
        <w:rPr>
          <w:rtl w:val="0"/>
        </w:rPr>
        <w:t xml:space="preserve"> to simplify computation. For more details, please see Sebastian Rudder’s </w:t>
      </w:r>
      <w:hyperlink r:id="rId13">
        <w:r w:rsidDel="00000000" w:rsidR="00000000" w:rsidRPr="00000000">
          <w:rPr>
            <w:i w:val="1"/>
            <w:color w:val="1155cc"/>
            <w:u w:val="single"/>
            <w:rtl w:val="0"/>
          </w:rPr>
          <w:t xml:space="preserve">On word embeddings - Part 2: Approximating the Softmax</w:t>
        </w:r>
      </w:hyperlink>
      <w:r w:rsidDel="00000000" w:rsidR="00000000" w:rsidRPr="00000000">
        <w:rPr>
          <w:rtl w:val="0"/>
        </w:rPr>
        <w:t xml:space="preserve"> and Chris Dyer’s </w:t>
      </w:r>
      <w:hyperlink r:id="rId14">
        <w:r w:rsidDel="00000000" w:rsidR="00000000" w:rsidRPr="00000000">
          <w:rPr>
            <w:i w:val="1"/>
            <w:color w:val="1155cc"/>
            <w:u w:val="single"/>
            <w:rtl w:val="0"/>
          </w:rPr>
          <w:t xml:space="preserve">Notes on Noise Contrastive Estimation and Negative Sampling</w:t>
        </w:r>
      </w:hyperlink>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t xml:space="preserve">While negative sampling is useful for the learning word embeddings, it doesn’t have the theoretical guarantee that its derivative tends towards the gradient of the softmax function. NCE, on the contrary, offers this guarantee as the number of noise samples increases. </w:t>
      </w:r>
      <w:hyperlink r:id="rId15">
        <w:r w:rsidDel="00000000" w:rsidR="00000000" w:rsidRPr="00000000">
          <w:rPr>
            <w:color w:val="1155cc"/>
            <w:u w:val="single"/>
            <w:rtl w:val="0"/>
          </w:rPr>
          <w:t xml:space="preserve">Mnih and Teh (2012)</w:t>
        </w:r>
      </w:hyperlink>
      <w:r w:rsidDel="00000000" w:rsidR="00000000" w:rsidRPr="00000000">
        <w:rPr>
          <w:rtl w:val="0"/>
        </w:rPr>
        <w:t xml:space="preserve"> reported that 25 noise samples are sufficient to match the performance of the regular softmax, with an expected speed-up factor of about 45. For this reason, in this example, we will be using NCE.</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Note that sample-based approaches, whether it’s negative sampling or NCE, are only useful at training time -- during inference, the full softmax still needs to be computed to obtain a normalized probability.</w:t>
      </w:r>
    </w:p>
    <w:p w:rsidR="00000000" w:rsidDel="00000000" w:rsidP="00000000" w:rsidRDefault="00000000" w:rsidRPr="00000000" w14:paraId="0000002B">
      <w:pPr>
        <w:pStyle w:val="Heading3"/>
        <w:contextualSpacing w:val="0"/>
        <w:rPr/>
      </w:pPr>
      <w:bookmarkStart w:colFirst="0" w:colLast="0" w:name="_ojpgch9o4rqc" w:id="3"/>
      <w:bookmarkEnd w:id="3"/>
      <w:r w:rsidDel="00000000" w:rsidR="00000000" w:rsidRPr="00000000">
        <w:rPr>
          <w:rtl w:val="0"/>
        </w:rPr>
        <w:t xml:space="preserve">Dataset</w:t>
      </w:r>
    </w:p>
    <w:p w:rsidR="00000000" w:rsidDel="00000000" w:rsidP="00000000" w:rsidRDefault="00000000" w:rsidRPr="00000000" w14:paraId="0000002C">
      <w:pPr>
        <w:contextualSpacing w:val="0"/>
        <w:rPr/>
      </w:pPr>
      <w:r w:rsidDel="00000000" w:rsidR="00000000" w:rsidRPr="00000000">
        <w:rPr>
          <w:rFonts w:ascii="Consolas" w:cs="Consolas" w:eastAsia="Consolas" w:hAnsi="Consolas"/>
          <w:sz w:val="18"/>
          <w:szCs w:val="18"/>
          <w:rtl w:val="0"/>
        </w:rPr>
        <w:t xml:space="preserve">text8</w:t>
      </w:r>
      <w:r w:rsidDel="00000000" w:rsidR="00000000" w:rsidRPr="00000000">
        <w:rPr>
          <w:rtl w:val="0"/>
        </w:rPr>
        <w:t xml:space="preserve"> is the first 100 MB of cleaned text of the English Wikipedia dump on Mar. 3, 2006 (whose link is no longer available). We use text that has already been pre-processed because it takes a lot of time to process the raw text and we’d rather use the time in this class to focus on TensorFlow. We can download the dataset </w:t>
      </w:r>
      <w:hyperlink r:id="rId16">
        <w:r w:rsidDel="00000000" w:rsidR="00000000" w:rsidRPr="00000000">
          <w:rPr>
            <w:color w:val="1155cc"/>
            <w:u w:val="single"/>
            <w:rtl w:val="0"/>
          </w:rPr>
          <w:t xml:space="preserve">here</w:t>
        </w:r>
      </w:hyperlink>
      <w:r w:rsidDel="00000000" w:rsidR="00000000" w:rsidRPr="00000000">
        <w:rPr>
          <w:rtl w:val="0"/>
        </w:rPr>
        <w:t xml:space="preserve">. The file word_utils.py on our GitHub repo has a script to download and read the text</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100MB is not enough to train really good word embeddings, but enough to see some interesting relations. There are 17,005,207 tokens if you count tokens by splitting the text by blank space. For better results, you should use the dataset </w:t>
      </w:r>
      <w:r w:rsidDel="00000000" w:rsidR="00000000" w:rsidRPr="00000000">
        <w:rPr>
          <w:rFonts w:ascii="Consolas" w:cs="Consolas" w:eastAsia="Consolas" w:hAnsi="Consolas"/>
          <w:sz w:val="18"/>
          <w:szCs w:val="18"/>
          <w:rtl w:val="0"/>
        </w:rPr>
        <w:t xml:space="preserve">fil9</w:t>
      </w:r>
      <w:r w:rsidDel="00000000" w:rsidR="00000000" w:rsidRPr="00000000">
        <w:rPr>
          <w:rtl w:val="0"/>
        </w:rPr>
        <w:t xml:space="preserve"> of the first </w:t>
      </w:r>
      <m:oMath>
        <m:r>
          <w:rPr/>
          <m:t xml:space="preserve">1</m:t>
        </m:r>
        <m:sSup>
          <m:sSupPr>
            <m:ctrlPr>
              <w:rPr/>
            </m:ctrlPr>
          </m:sSupPr>
          <m:e>
            <m:r>
              <w:rPr/>
              <m:t xml:space="preserve">0</m:t>
            </m:r>
          </m:e>
          <m:sup>
            <m:r>
              <w:rPr/>
              <m:t xml:space="preserve">9</m:t>
            </m:r>
          </m:sup>
        </m:sSup>
      </m:oMath>
      <w:r w:rsidDel="00000000" w:rsidR="00000000" w:rsidRPr="00000000">
        <w:rPr>
          <w:rtl w:val="0"/>
        </w:rPr>
        <w:t xml:space="preserve">bytes of the Wikipedia dump, as described on </w:t>
      </w:r>
      <w:hyperlink r:id="rId17">
        <w:r w:rsidDel="00000000" w:rsidR="00000000" w:rsidRPr="00000000">
          <w:rPr>
            <w:color w:val="1155cc"/>
            <w:u w:val="single"/>
            <w:rtl w:val="0"/>
          </w:rPr>
          <w:t xml:space="preserve">Matt Mahoney’s website</w:t>
        </w:r>
      </w:hyperlink>
      <w:r w:rsidDel="00000000" w:rsidR="00000000" w:rsidRPr="00000000">
        <w:rPr>
          <w:rtl w:val="0"/>
        </w:rPr>
        <w:t xml:space="preserve">.</w:t>
      </w:r>
    </w:p>
    <w:p w:rsidR="00000000" w:rsidDel="00000000" w:rsidP="00000000" w:rsidRDefault="00000000" w:rsidRPr="00000000" w14:paraId="0000002F">
      <w:pPr>
        <w:pStyle w:val="Heading3"/>
        <w:contextualSpacing w:val="0"/>
        <w:rPr/>
      </w:pPr>
      <w:bookmarkStart w:colFirst="0" w:colLast="0" w:name="_gzxpyrsme77b" w:id="4"/>
      <w:bookmarkEnd w:id="4"/>
      <w:r w:rsidDel="00000000" w:rsidR="00000000" w:rsidRPr="00000000">
        <w:rPr>
          <w:rtl w:val="0"/>
        </w:rPr>
        <w:t xml:space="preserve">Implementing word2vec</w:t>
      </w:r>
    </w:p>
    <w:p w:rsidR="00000000" w:rsidDel="00000000" w:rsidP="00000000" w:rsidRDefault="00000000" w:rsidRPr="00000000" w14:paraId="00000030">
      <w:pPr>
        <w:contextualSpacing w:val="0"/>
        <w:rPr/>
      </w:pPr>
      <w:r w:rsidDel="00000000" w:rsidR="00000000" w:rsidRPr="00000000">
        <w:rPr>
          <w:rtl w:val="0"/>
        </w:rPr>
        <w:t xml:space="preserve">In this example, we implement skip-gram without eager execution. For example with eager execution, please see </w:t>
      </w:r>
      <w:hyperlink r:id="rId18">
        <w:r w:rsidDel="00000000" w:rsidR="00000000" w:rsidRPr="00000000">
          <w:rPr>
            <w:rFonts w:ascii="Consolas" w:cs="Consolas" w:eastAsia="Consolas" w:hAnsi="Consolas"/>
            <w:color w:val="1155cc"/>
            <w:sz w:val="18"/>
            <w:szCs w:val="18"/>
            <w:u w:val="single"/>
            <w:rtl w:val="0"/>
          </w:rPr>
          <w:t xml:space="preserve">examples/04_word2vec_eager.py</w:t>
        </w:r>
      </w:hyperlink>
      <w:r w:rsidDel="00000000" w:rsidR="00000000" w:rsidRPr="00000000">
        <w:rPr>
          <w:rtl w:val="0"/>
        </w:rPr>
        <w:t xml:space="preserve">. If you want to give it a try first, use </w:t>
      </w:r>
      <w:hyperlink r:id="rId19">
        <w:r w:rsidDel="00000000" w:rsidR="00000000" w:rsidRPr="00000000">
          <w:rPr>
            <w:rFonts w:ascii="Consolas" w:cs="Consolas" w:eastAsia="Consolas" w:hAnsi="Consolas"/>
            <w:color w:val="1155cc"/>
            <w:sz w:val="18"/>
            <w:szCs w:val="18"/>
            <w:u w:val="single"/>
            <w:rtl w:val="0"/>
          </w:rPr>
          <w:t xml:space="preserve">examples/04_word2vec_eager_starter.py</w:t>
        </w:r>
      </w:hyperlink>
      <w:r w:rsidDel="00000000" w:rsidR="00000000" w:rsidRPr="00000000">
        <w:rPr>
          <w:rtl w:val="0"/>
        </w:rPr>
        <w:t xml:space="preserve">.</w:t>
      </w:r>
    </w:p>
    <w:p w:rsidR="00000000" w:rsidDel="00000000" w:rsidP="00000000" w:rsidRDefault="00000000" w:rsidRPr="00000000" w14:paraId="00000031">
      <w:pPr>
        <w:pStyle w:val="Heading4"/>
        <w:contextualSpacing w:val="0"/>
        <w:rPr/>
      </w:pPr>
      <w:bookmarkStart w:colFirst="0" w:colLast="0" w:name="_qw37i7dui907" w:id="5"/>
      <w:bookmarkEnd w:id="5"/>
      <w:r w:rsidDel="00000000" w:rsidR="00000000" w:rsidRPr="00000000">
        <w:rPr>
          <w:rtl w:val="0"/>
        </w:rPr>
        <w:t xml:space="preserve">Phase 1: Assemble the graph</w:t>
      </w:r>
    </w:p>
    <w:p w:rsidR="00000000" w:rsidDel="00000000" w:rsidP="00000000" w:rsidRDefault="00000000" w:rsidRPr="00000000" w14:paraId="00000032">
      <w:pPr>
        <w:contextualSpacing w:val="0"/>
        <w:rPr/>
      </w:pPr>
      <w:r w:rsidDel="00000000" w:rsidR="00000000" w:rsidRPr="00000000">
        <w:rPr>
          <w:rtl w:val="0"/>
        </w:rPr>
        <w:t xml:space="preserve">1. Create dataset and generate samples from them</w:t>
      </w:r>
    </w:p>
    <w:p w:rsidR="00000000" w:rsidDel="00000000" w:rsidP="00000000" w:rsidRDefault="00000000" w:rsidRPr="00000000" w14:paraId="00000033">
      <w:pPr>
        <w:contextualSpacing w:val="0"/>
        <w:rPr/>
      </w:pPr>
      <w:r w:rsidDel="00000000" w:rsidR="00000000" w:rsidRPr="00000000">
        <w:rPr>
          <w:rtl w:val="0"/>
        </w:rPr>
        <w:t xml:space="preserve">Input is the center word and output is the neighboring (context) word. Instead of feeding words into our model, we create a dictionary of the most common words, and feed the indices of those words. For example, if the center word is the </w:t>
      </w:r>
      <m:oMath>
        <m:r>
          <w:rPr/>
          <m:t xml:space="preserve">100</m:t>
        </m:r>
        <m:sSup>
          <m:sSupPr>
            <m:ctrlPr>
              <w:rPr/>
            </m:ctrlPr>
          </m:sSupPr>
          <m:e>
            <m:r>
              <w:rPr/>
              <m:t xml:space="preserve">0</m:t>
            </m:r>
          </m:e>
          <m:sup>
            <m:r>
              <w:rPr/>
              <m:t xml:space="preserve">th</m:t>
            </m:r>
          </m:sup>
        </m:sSup>
      </m:oMath>
      <w:r w:rsidDel="00000000" w:rsidR="00000000" w:rsidRPr="00000000">
        <w:rPr>
          <w:rtl w:val="0"/>
        </w:rPr>
        <w:t xml:space="preserve">word in the vocabulary, we input the number 999. </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Each sample input is a scalar, so BATCH_SIZE of sample inputs have shape [BATCH_SIZE] Similarly, BATCH_SIZE of sample outputs have shape [BATCH_SIZE, 1].</w:t>
      </w:r>
    </w:p>
    <w:p w:rsidR="00000000" w:rsidDel="00000000" w:rsidP="00000000" w:rsidRDefault="00000000" w:rsidRPr="00000000" w14:paraId="00000036">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from_generator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gen</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int32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TensorShape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BATCH_SIZE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ins w:author="吴一鸣" w:id="0" w:date="2018-03-16T17:07:32Z">
              <w:del w:author="Anonymous" w:id="1" w:date="2018-03-18T08:48:30Z">
                <w:r w:rsidDel="00000000" w:rsidR="00000000" w:rsidRPr="00000000">
                  <w:rPr>
                    <w:rFonts w:ascii="Consolas" w:cs="Consolas" w:eastAsia="Consolas" w:hAnsi="Consolas"/>
                    <w:color w:val="666600"/>
                    <w:sz w:val="18"/>
                    <w:szCs w:val="18"/>
                    <w:rtl w:val="0"/>
                  </w:rPr>
                  <w:delText xml:space="preserve">\</w:delText>
                </w:r>
              </w:del>
              <w:r w:rsidDel="00000000" w:rsidR="00000000" w:rsidRPr="00000000">
                <w:rPr>
                  <w:rFonts w:ascii="Consolas" w:cs="Consolas" w:eastAsia="Consolas" w:hAnsi="Consolas"/>
                  <w:color w:val="666600"/>
                  <w:sz w:val="18"/>
                  <w:szCs w:val="18"/>
                  <w:rtl w:val="0"/>
                </w:rPr>
                <w:t xml:space="preserve"> </w:t>
              </w:r>
            </w:ins>
            <w:r w:rsidDel="00000000" w:rsidR="00000000" w:rsidRPr="00000000">
              <w:rPr>
                <w:rFonts w:ascii="Consolas" w:cs="Consolas" w:eastAsia="Consolas" w:hAnsi="Consolas"/>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2. Define the weight (in this case, embedding matrix)</w:t>
      </w:r>
    </w:p>
    <w:p w:rsidR="00000000" w:rsidDel="00000000" w:rsidP="00000000" w:rsidRDefault="00000000" w:rsidRPr="00000000" w14:paraId="0000003E">
      <w:pPr>
        <w:contextualSpacing w:val="0"/>
        <w:rPr/>
      </w:pPr>
      <w:r w:rsidDel="00000000" w:rsidR="00000000" w:rsidRPr="00000000">
        <w:rPr>
          <w:rtl w:val="0"/>
        </w:rPr>
        <w:t xml:space="preserve">Each row corresponds to the representation vector of one word. If one word is represented with a vector of size EMBED_SIZE, then the embedding matrix will have shape [VOCAB_SIZE, EMBED_SIZE]. We initialize the embedding matrix to value from a random distribution. In this case, let’s choose uniform distribution.</w:t>
      </w:r>
    </w:p>
    <w:p w:rsidR="00000000" w:rsidDel="00000000" w:rsidP="00000000" w:rsidRDefault="00000000" w:rsidRPr="00000000" w14:paraId="0000003F">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3. Inference (compute the forward path of the graph)</w:t>
      </w:r>
    </w:p>
    <w:p w:rsidR="00000000" w:rsidDel="00000000" w:rsidP="00000000" w:rsidRDefault="00000000" w:rsidRPr="00000000" w14:paraId="00000045">
      <w:pPr>
        <w:widowControl w:val="0"/>
        <w:spacing w:line="240" w:lineRule="auto"/>
        <w:contextualSpacing w:val="0"/>
        <w:rPr/>
      </w:pPr>
      <w:r w:rsidDel="00000000" w:rsidR="00000000" w:rsidRPr="00000000">
        <w:rPr>
          <w:rtl w:val="0"/>
        </w:rPr>
        <w:t xml:space="preserve">Our goal is to get the vector representations of words in our dictionary. Remember that the embed_matrix has dimension VOCAB_SIZE x EMBED_SIZE, with each row of the embedding matrix corresponds to the vector representation of the word at that index. So to get the representation of all the center words in the batch, we get the slice of all corresponding rows in the embedding matrix. TensorFlow provides a convenient method to do so.</w:t>
      </w:r>
    </w:p>
    <w:p w:rsidR="00000000" w:rsidDel="00000000" w:rsidP="00000000" w:rsidRDefault="00000000" w:rsidRPr="00000000" w14:paraId="00000046">
      <w:pPr>
        <w:widowControl w:val="0"/>
        <w:spacing w:line="240" w:lineRule="auto"/>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p>
          <w:p w:rsidR="00000000" w:rsidDel="00000000" w:rsidP="00000000" w:rsidRDefault="00000000" w:rsidRPr="00000000" w14:paraId="0000004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params,</w:t>
            </w:r>
            <w:r w:rsidDel="00000000" w:rsidR="00000000" w:rsidRPr="00000000">
              <w:rPr>
                <w:rtl w:val="0"/>
              </w:rPr>
            </w:r>
          </w:p>
          <w:p w:rsidR="00000000" w:rsidDel="00000000" w:rsidP="00000000" w:rsidRDefault="00000000" w:rsidRPr="00000000" w14:paraId="0000004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ids,</w:t>
            </w:r>
          </w:p>
          <w:p w:rsidR="00000000" w:rsidDel="00000000" w:rsidP="00000000" w:rsidRDefault="00000000" w:rsidRPr="00000000" w14:paraId="0000004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validate_indices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4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max_norm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4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4F">
      <w:pPr>
        <w:widowControl w:val="0"/>
        <w:spacing w:line="240" w:lineRule="auto"/>
        <w:contextualSpacing w:val="0"/>
        <w:rPr/>
      </w:pPr>
      <w:r w:rsidDel="00000000" w:rsidR="00000000" w:rsidRPr="00000000">
        <w:rPr>
          <w:rtl w:val="0"/>
        </w:rPr>
        <w:t xml:space="preserve">This method is really useful when it comes to matrix multiplication with one-hot vectors because it saves us from doing a bunch of unnecessary computation that will return 0 anyway. An illustration from </w:t>
      </w:r>
      <w:hyperlink r:id="rId20">
        <w:r w:rsidDel="00000000" w:rsidR="00000000" w:rsidRPr="00000000">
          <w:rPr>
            <w:color w:val="1155cc"/>
            <w:u w:val="single"/>
            <w:rtl w:val="0"/>
          </w:rPr>
          <w:t xml:space="preserve">Chris McCormick</w:t>
        </w:r>
      </w:hyperlink>
      <w:r w:rsidDel="00000000" w:rsidR="00000000" w:rsidRPr="00000000">
        <w:rPr>
          <w:rtl w:val="0"/>
        </w:rPr>
        <w:t xml:space="preserve"> for multiplication of a one-hot vector with a matrix.</w:t>
      </w:r>
    </w:p>
    <w:p w:rsidR="00000000" w:rsidDel="00000000" w:rsidP="00000000" w:rsidRDefault="00000000" w:rsidRPr="00000000" w14:paraId="00000050">
      <w:pPr>
        <w:widowControl w:val="0"/>
        <w:spacing w:line="240" w:lineRule="auto"/>
        <w:contextualSpacing w:val="0"/>
        <w:rPr/>
      </w:pPr>
      <w:r w:rsidDel="00000000" w:rsidR="00000000" w:rsidRPr="00000000">
        <w:rPr>
          <w:rtl w:val="0"/>
        </w:rPr>
      </w:r>
    </w:p>
    <w:p w:rsidR="00000000" w:rsidDel="00000000" w:rsidP="00000000" w:rsidRDefault="00000000" w:rsidRPr="00000000" w14:paraId="00000051">
      <w:pPr>
        <w:widowControl w:val="0"/>
        <w:spacing w:line="240" w:lineRule="auto"/>
        <w:contextualSpacing w:val="0"/>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pPr>
      <w:r w:rsidDel="00000000" w:rsidR="00000000" w:rsidRPr="00000000">
        <w:rPr/>
        <w:drawing>
          <wp:inline distB="114300" distT="114300" distL="114300" distR="114300">
            <wp:extent cx="5915025" cy="1323975"/>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150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contextualSpacing w:val="0"/>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rPr/>
      </w:pPr>
      <w:r w:rsidDel="00000000" w:rsidR="00000000" w:rsidRPr="00000000">
        <w:rPr>
          <w:rtl w:val="0"/>
        </w:rPr>
      </w:r>
    </w:p>
    <w:p w:rsidR="00000000" w:rsidDel="00000000" w:rsidP="00000000" w:rsidRDefault="00000000" w:rsidRPr="00000000" w14:paraId="00000055">
      <w:pPr>
        <w:widowControl w:val="0"/>
        <w:spacing w:line="240" w:lineRule="auto"/>
        <w:contextualSpacing w:val="0"/>
        <w:rPr/>
      </w:pPr>
      <w:r w:rsidDel="00000000" w:rsidR="00000000" w:rsidRPr="00000000">
        <w:rPr>
          <w:rtl w:val="0"/>
        </w:rPr>
        <w:t xml:space="preserve">So, to get the embedding (or vector representation) of the input center words, we use this:</w:t>
      </w:r>
    </w:p>
    <w:p w:rsidR="00000000" w:rsidDel="00000000" w:rsidP="00000000" w:rsidRDefault="00000000" w:rsidRPr="00000000" w14:paraId="00000056">
      <w:pPr>
        <w:widowControl w:val="0"/>
        <w:spacing w:line="240" w:lineRule="auto"/>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tl w:val="0"/>
              </w:rPr>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4. Define the loss function</w:t>
      </w:r>
    </w:p>
    <w:p w:rsidR="00000000" w:rsidDel="00000000" w:rsidP="00000000" w:rsidRDefault="00000000" w:rsidRPr="00000000" w14:paraId="0000005A">
      <w:pPr>
        <w:contextualSpacing w:val="0"/>
        <w:rPr/>
      </w:pPr>
      <w:r w:rsidDel="00000000" w:rsidR="00000000" w:rsidRPr="00000000">
        <w:rPr>
          <w:rtl w:val="0"/>
        </w:rPr>
        <w:t xml:space="preserve">While NCE is cumbersome to implement in pure Python, TensorFlow already implemented it for us. </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p>
          <w:p w:rsidR="00000000" w:rsidDel="00000000" w:rsidP="00000000" w:rsidRDefault="00000000" w:rsidRPr="00000000" w14:paraId="0000005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weights,</w:t>
            </w:r>
          </w:p>
          <w:p w:rsidR="00000000" w:rsidDel="00000000" w:rsidP="00000000" w:rsidRDefault="00000000" w:rsidRPr="00000000" w14:paraId="0000005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biases,</w:t>
            </w:r>
          </w:p>
          <w:p w:rsidR="00000000" w:rsidDel="00000000" w:rsidP="00000000" w:rsidRDefault="00000000" w:rsidRPr="00000000" w14:paraId="0000005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labels,</w:t>
            </w:r>
          </w:p>
          <w:p w:rsidR="00000000" w:rsidDel="00000000" w:rsidP="00000000" w:rsidRDefault="00000000" w:rsidRPr="00000000" w14:paraId="0000005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inputs,</w:t>
            </w:r>
          </w:p>
          <w:p w:rsidR="00000000" w:rsidDel="00000000" w:rsidP="00000000" w:rsidRDefault="00000000" w:rsidRPr="00000000" w14:paraId="0000006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num_sampled,</w:t>
            </w:r>
          </w:p>
          <w:p w:rsidR="00000000" w:rsidDel="00000000" w:rsidP="00000000" w:rsidRDefault="00000000" w:rsidRPr="00000000" w14:paraId="0000006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num_classes,</w:t>
            </w:r>
          </w:p>
          <w:p w:rsidR="00000000" w:rsidDel="00000000" w:rsidP="00000000" w:rsidRDefault="00000000" w:rsidRPr="00000000" w14:paraId="0000006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num_true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6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sampled_values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remove_accidental_hits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06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partition_strategy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'mod',</w:t>
            </w:r>
            <w:r w:rsidDel="00000000" w:rsidR="00000000" w:rsidRPr="00000000">
              <w:rPr>
                <w:rtl w:val="0"/>
              </w:rPr>
            </w:r>
          </w:p>
          <w:p w:rsidR="00000000" w:rsidDel="00000000" w:rsidP="00000000" w:rsidRDefault="00000000" w:rsidRPr="00000000" w14:paraId="0000006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'nce_loss'</w:t>
            </w:r>
            <w:r w:rsidDel="00000000" w:rsidR="00000000" w:rsidRPr="00000000">
              <w:rPr>
                <w:rtl w:val="0"/>
              </w:rPr>
            </w:r>
          </w:p>
          <w:p w:rsidR="00000000" w:rsidDel="00000000" w:rsidP="00000000" w:rsidRDefault="00000000" w:rsidRPr="00000000" w14:paraId="0000006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tc>
      </w:tr>
    </w:tbl>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Note that by the way the function is implemented, the third argument is actually inputs, and the fourth is labels. This ambiguity can be quite troubling sometimes, but keep in mind that TensorFlow is still new and growing and therefore might not be perfect. Nce_loss source code can be found </w:t>
      </w:r>
      <w:hyperlink r:id="rId2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For nce_loss, we need weights and biases for the hidden layer to calculate NCE loss. They will be updated by optimizer during training. After sampling, the final output score will be computed as followed. This computation is done internally in tf.nn.nce_loss operation. </w:t>
      </w:r>
    </w:p>
    <w:p w:rsidR="00000000" w:rsidDel="00000000" w:rsidP="00000000" w:rsidRDefault="00000000" w:rsidRPr="00000000" w14:paraId="0000006C">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transpose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nce_bias</w:t>
            </w:r>
          </w:p>
        </w:tc>
      </w:tr>
    </w:tbl>
    <w:p w:rsidR="00000000" w:rsidDel="00000000" w:rsidP="00000000" w:rsidRDefault="00000000" w:rsidRPr="00000000" w14:paraId="0000006E">
      <w:pPr>
        <w:contextualSpacing w:val="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br w:type="textWrapping"/>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stddev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EMBED_SIZE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br w:type="textWrapping"/>
              <w:t xml:space="preserve">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widowControl w:val="0"/>
        <w:spacing w:line="240" w:lineRule="auto"/>
        <w:contextualSpacing w:val="0"/>
        <w:rPr/>
      </w:pPr>
      <w:r w:rsidDel="00000000" w:rsidR="00000000" w:rsidRPr="00000000">
        <w:rPr>
          <w:rtl w:val="0"/>
        </w:rPr>
        <w:t xml:space="preserve">Then we define loss: </w:t>
      </w:r>
    </w:p>
    <w:p w:rsidR="00000000" w:rsidDel="00000000" w:rsidP="00000000" w:rsidRDefault="00000000" w:rsidRPr="00000000" w14:paraId="00000072">
      <w:pPr>
        <w:widowControl w:val="0"/>
        <w:spacing w:line="240" w:lineRule="auto"/>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r>
            <w:r w:rsidDel="00000000" w:rsidR="00000000" w:rsidRPr="00000000">
              <w:rPr>
                <w:rFonts w:ascii="Consolas" w:cs="Consolas" w:eastAsia="Consolas" w:hAnsi="Consolas"/>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7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5. Define optimizer</w:t>
      </w:r>
    </w:p>
    <w:p w:rsidR="00000000" w:rsidDel="00000000" w:rsidP="00000000" w:rsidRDefault="00000000" w:rsidRPr="00000000" w14:paraId="0000007B">
      <w:pPr>
        <w:contextualSpacing w:val="0"/>
        <w:rPr/>
      </w:pPr>
      <w:r w:rsidDel="00000000" w:rsidR="00000000" w:rsidRPr="00000000">
        <w:rPr>
          <w:rtl w:val="0"/>
        </w:rPr>
        <w:t xml:space="preserve">We will use the good old gradient descent.</w:t>
      </w:r>
    </w:p>
    <w:p w:rsidR="00000000" w:rsidDel="00000000" w:rsidP="00000000" w:rsidRDefault="00000000" w:rsidRPr="00000000" w14:paraId="0000007C">
      <w:pPr>
        <w:contextualSpacing w:val="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p>
        </w:tc>
      </w:tr>
    </w:tbl>
    <w:p w:rsidR="00000000" w:rsidDel="00000000" w:rsidP="00000000" w:rsidRDefault="00000000" w:rsidRPr="00000000" w14:paraId="0000007E">
      <w:pPr>
        <w:pStyle w:val="Heading4"/>
        <w:contextualSpacing w:val="0"/>
        <w:rPr/>
      </w:pPr>
      <w:bookmarkStart w:colFirst="0" w:colLast="0" w:name="_al71cg9ulx46" w:id="6"/>
      <w:bookmarkEnd w:id="6"/>
      <w:r w:rsidDel="00000000" w:rsidR="00000000" w:rsidRPr="00000000">
        <w:rPr>
          <w:rtl w:val="0"/>
        </w:rPr>
        <w:t xml:space="preserve">Phase 2: Execute the computation</w:t>
      </w:r>
    </w:p>
    <w:p w:rsidR="00000000" w:rsidDel="00000000" w:rsidP="00000000" w:rsidRDefault="00000000" w:rsidRPr="00000000" w14:paraId="0000007F">
      <w:pPr>
        <w:contextualSpacing w:val="0"/>
        <w:rPr/>
      </w:pPr>
      <w:r w:rsidDel="00000000" w:rsidR="00000000" w:rsidRPr="00000000">
        <w:rPr>
          <w:rtl w:val="0"/>
        </w:rPr>
        <w:t xml:space="preserve">We will create a good old session to run the optimizer to minimize the loss, and report the loss value back to us. Don’t forget to reinitialize your iterator!</w:t>
      </w:r>
    </w:p>
    <w:p w:rsidR="00000000" w:rsidDel="00000000" w:rsidP="00000000" w:rsidRDefault="00000000" w:rsidRPr="00000000" w14:paraId="00000080">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writer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summary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FileWriter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'graphs/word2vec_simple'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graph)</w:t>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sz w:val="18"/>
                <w:szCs w:val="18"/>
                <w:rtl w:val="0"/>
              </w:rPr>
              <w:t xml:space="preserve"> index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NUM_TRAIN_STEPS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8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loss_batch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_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88"/>
                <w:sz w:val="18"/>
                <w:szCs w:val="18"/>
              </w:rPr>
            </w:pPr>
            <w:r w:rsidDel="00000000" w:rsidR="00000000" w:rsidRPr="00000000">
              <w:rPr>
                <w:rFonts w:ascii="Consolas" w:cs="Consolas" w:eastAsia="Consolas" w:hAnsi="Consolas"/>
                <w:sz w:val="18"/>
                <w:szCs w:val="18"/>
                <w:rtl w:val="0"/>
              </w:rPr>
              <w:t xml:space="preserve">        writer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close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rFonts w:ascii="Consolas" w:cs="Consolas" w:eastAsia="Consolas" w:hAnsi="Consolas"/>
          <w:sz w:val="18"/>
          <w:szCs w:val="18"/>
        </w:rPr>
      </w:pPr>
      <w:r w:rsidDel="00000000" w:rsidR="00000000" w:rsidRPr="00000000">
        <w:rPr>
          <w:rtl w:val="0"/>
        </w:rPr>
        <w:t xml:space="preserve">You can see the full basic model on the class’s GitHub repo under the name </w:t>
      </w:r>
      <w:r w:rsidDel="00000000" w:rsidR="00000000" w:rsidRPr="00000000">
        <w:rPr>
          <w:rFonts w:ascii="Consolas" w:cs="Consolas" w:eastAsia="Consolas" w:hAnsi="Consolas"/>
          <w:sz w:val="18"/>
          <w:szCs w:val="18"/>
          <w:rtl w:val="0"/>
        </w:rPr>
        <w:t xml:space="preserve">word2vec.py.</w:t>
      </w:r>
    </w:p>
    <w:p w:rsidR="00000000" w:rsidDel="00000000" w:rsidP="00000000" w:rsidRDefault="00000000" w:rsidRPr="00000000" w14:paraId="0000008F">
      <w:pPr>
        <w:pStyle w:val="Heading2"/>
        <w:contextualSpacing w:val="0"/>
        <w:rPr/>
      </w:pPr>
      <w:bookmarkStart w:colFirst="0" w:colLast="0" w:name="_j1knste5qddk" w:id="7"/>
      <w:bookmarkEnd w:id="7"/>
      <w:r w:rsidDel="00000000" w:rsidR="00000000" w:rsidRPr="00000000">
        <w:rPr>
          <w:rtl w:val="0"/>
        </w:rPr>
        <w:t xml:space="preserve">Interface: How to structure your TensorFlow model</w:t>
      </w:r>
    </w:p>
    <w:p w:rsidR="00000000" w:rsidDel="00000000" w:rsidP="00000000" w:rsidRDefault="00000000" w:rsidRPr="00000000" w14:paraId="00000090">
      <w:pPr>
        <w:contextualSpacing w:val="0"/>
        <w:rPr/>
      </w:pPr>
      <w:r w:rsidDel="00000000" w:rsidR="00000000" w:rsidRPr="00000000">
        <w:rPr>
          <w:rtl w:val="0"/>
        </w:rPr>
        <w:t xml:space="preserve">All models we’ve built so far have more or less have the same structure:</w:t>
      </w:r>
    </w:p>
    <w:p w:rsidR="00000000" w:rsidDel="00000000" w:rsidP="00000000" w:rsidRDefault="00000000" w:rsidRPr="00000000" w14:paraId="00000091">
      <w:pPr>
        <w:contextualSpacing w:val="0"/>
        <w:rPr/>
      </w:pPr>
      <w:r w:rsidDel="00000000" w:rsidR="00000000" w:rsidRPr="00000000">
        <w:rPr>
          <w:rtl w:val="0"/>
        </w:rPr>
        <w:t xml:space="preserve"> </w:t>
      </w:r>
    </w:p>
    <w:p w:rsidR="00000000" w:rsidDel="00000000" w:rsidP="00000000" w:rsidRDefault="00000000" w:rsidRPr="00000000" w14:paraId="00000092">
      <w:pPr>
        <w:contextualSpacing w:val="0"/>
        <w:rPr>
          <w:b w:val="1"/>
        </w:rPr>
      </w:pPr>
      <w:r w:rsidDel="00000000" w:rsidR="00000000" w:rsidRPr="00000000">
        <w:rPr>
          <w:b w:val="1"/>
          <w:rtl w:val="0"/>
        </w:rPr>
        <w:t xml:space="preserve">Phase 1: assemble your graph</w:t>
      </w:r>
    </w:p>
    <w:p w:rsidR="00000000" w:rsidDel="00000000" w:rsidP="00000000" w:rsidRDefault="00000000" w:rsidRPr="00000000" w14:paraId="00000093">
      <w:pPr>
        <w:contextualSpacing w:val="0"/>
        <w:rPr/>
      </w:pPr>
      <w:r w:rsidDel="00000000" w:rsidR="00000000" w:rsidRPr="00000000">
        <w:rPr>
          <w:rtl w:val="0"/>
        </w:rPr>
        <w:t xml:space="preserve">1. Import data (either with tf.data or with placeholders)</w:t>
      </w:r>
    </w:p>
    <w:p w:rsidR="00000000" w:rsidDel="00000000" w:rsidP="00000000" w:rsidRDefault="00000000" w:rsidRPr="00000000" w14:paraId="00000094">
      <w:pPr>
        <w:contextualSpacing w:val="0"/>
        <w:rPr/>
      </w:pPr>
      <w:r w:rsidDel="00000000" w:rsidR="00000000" w:rsidRPr="00000000">
        <w:rPr>
          <w:rtl w:val="0"/>
        </w:rPr>
        <w:t xml:space="preserve">2. Define the weights</w:t>
      </w:r>
    </w:p>
    <w:p w:rsidR="00000000" w:rsidDel="00000000" w:rsidP="00000000" w:rsidRDefault="00000000" w:rsidRPr="00000000" w14:paraId="00000095">
      <w:pPr>
        <w:contextualSpacing w:val="0"/>
        <w:rPr/>
      </w:pPr>
      <w:r w:rsidDel="00000000" w:rsidR="00000000" w:rsidRPr="00000000">
        <w:rPr>
          <w:rtl w:val="0"/>
        </w:rPr>
        <w:t xml:space="preserve">3. Define the inference model</w:t>
      </w:r>
    </w:p>
    <w:p w:rsidR="00000000" w:rsidDel="00000000" w:rsidP="00000000" w:rsidRDefault="00000000" w:rsidRPr="00000000" w14:paraId="00000096">
      <w:pPr>
        <w:contextualSpacing w:val="0"/>
        <w:rPr/>
      </w:pPr>
      <w:r w:rsidDel="00000000" w:rsidR="00000000" w:rsidRPr="00000000">
        <w:rPr>
          <w:rtl w:val="0"/>
        </w:rPr>
        <w:t xml:space="preserve">4. Define loss function</w:t>
      </w:r>
    </w:p>
    <w:p w:rsidR="00000000" w:rsidDel="00000000" w:rsidP="00000000" w:rsidRDefault="00000000" w:rsidRPr="00000000" w14:paraId="00000097">
      <w:pPr>
        <w:contextualSpacing w:val="0"/>
        <w:rPr/>
      </w:pPr>
      <w:r w:rsidDel="00000000" w:rsidR="00000000" w:rsidRPr="00000000">
        <w:rPr>
          <w:rtl w:val="0"/>
        </w:rPr>
        <w:t xml:space="preserve">5. Define optimizer</w:t>
      </w:r>
    </w:p>
    <w:p w:rsidR="00000000" w:rsidDel="00000000" w:rsidP="00000000" w:rsidRDefault="00000000" w:rsidRPr="00000000" w14:paraId="00000098">
      <w:pPr>
        <w:contextualSpacing w:val="0"/>
        <w:rPr/>
      </w:pPr>
      <w:r w:rsidDel="00000000" w:rsidR="00000000" w:rsidRPr="00000000">
        <w:rPr>
          <w:rtl w:val="0"/>
        </w:rPr>
        <w:t xml:space="preserve"> </w:t>
      </w:r>
    </w:p>
    <w:p w:rsidR="00000000" w:rsidDel="00000000" w:rsidP="00000000" w:rsidRDefault="00000000" w:rsidRPr="00000000" w14:paraId="00000099">
      <w:pPr>
        <w:contextualSpacing w:val="0"/>
        <w:rPr>
          <w:b w:val="1"/>
        </w:rPr>
      </w:pPr>
      <w:r w:rsidDel="00000000" w:rsidR="00000000" w:rsidRPr="00000000">
        <w:rPr>
          <w:b w:val="1"/>
          <w:rtl w:val="0"/>
        </w:rPr>
        <w:t xml:space="preserve">Phase 2: execute the computation</w:t>
      </w:r>
    </w:p>
    <w:p w:rsidR="00000000" w:rsidDel="00000000" w:rsidP="00000000" w:rsidRDefault="00000000" w:rsidRPr="00000000" w14:paraId="0000009A">
      <w:pPr>
        <w:contextualSpacing w:val="0"/>
        <w:rPr/>
      </w:pPr>
      <w:r w:rsidDel="00000000" w:rsidR="00000000" w:rsidRPr="00000000">
        <w:rPr>
          <w:rtl w:val="0"/>
        </w:rPr>
        <w:t xml:space="preserve">Which is basically training your model. There are a few steps:</w:t>
      </w:r>
    </w:p>
    <w:p w:rsidR="00000000" w:rsidDel="00000000" w:rsidP="00000000" w:rsidRDefault="00000000" w:rsidRPr="00000000" w14:paraId="0000009B">
      <w:pPr>
        <w:contextualSpacing w:val="0"/>
        <w:rPr/>
      </w:pPr>
      <w:r w:rsidDel="00000000" w:rsidR="00000000" w:rsidRPr="00000000">
        <w:rPr>
          <w:rtl w:val="0"/>
        </w:rPr>
        <w:t xml:space="preserve">1. Initialize all model variables for the first time.</w:t>
      </w:r>
    </w:p>
    <w:p w:rsidR="00000000" w:rsidDel="00000000" w:rsidP="00000000" w:rsidRDefault="00000000" w:rsidRPr="00000000" w14:paraId="0000009C">
      <w:pPr>
        <w:contextualSpacing w:val="0"/>
        <w:rPr/>
      </w:pPr>
      <w:r w:rsidDel="00000000" w:rsidR="00000000" w:rsidRPr="00000000">
        <w:rPr>
          <w:rtl w:val="0"/>
        </w:rPr>
        <w:t xml:space="preserve">2. Initialize iterator / feed in the training data.</w:t>
      </w:r>
    </w:p>
    <w:p w:rsidR="00000000" w:rsidDel="00000000" w:rsidP="00000000" w:rsidRDefault="00000000" w:rsidRPr="00000000" w14:paraId="0000009D">
      <w:pPr>
        <w:contextualSpacing w:val="0"/>
        <w:rPr/>
      </w:pPr>
      <w:r w:rsidDel="00000000" w:rsidR="00000000" w:rsidRPr="00000000">
        <w:rPr>
          <w:rtl w:val="0"/>
        </w:rPr>
        <w:t xml:space="preserve">3. Execute the inference model on the training data, so it calculates for each training input example the output with the current model parameters.</w:t>
      </w:r>
    </w:p>
    <w:p w:rsidR="00000000" w:rsidDel="00000000" w:rsidP="00000000" w:rsidRDefault="00000000" w:rsidRPr="00000000" w14:paraId="0000009E">
      <w:pPr>
        <w:contextualSpacing w:val="0"/>
        <w:rPr/>
      </w:pPr>
      <w:r w:rsidDel="00000000" w:rsidR="00000000" w:rsidRPr="00000000">
        <w:rPr>
          <w:rtl w:val="0"/>
        </w:rPr>
        <w:t xml:space="preserve">4. Compute the cost</w:t>
      </w:r>
    </w:p>
    <w:p w:rsidR="00000000" w:rsidDel="00000000" w:rsidP="00000000" w:rsidRDefault="00000000" w:rsidRPr="00000000" w14:paraId="0000009F">
      <w:pPr>
        <w:contextualSpacing w:val="0"/>
        <w:rPr/>
      </w:pPr>
      <w:r w:rsidDel="00000000" w:rsidR="00000000" w:rsidRPr="00000000">
        <w:rPr>
          <w:rtl w:val="0"/>
        </w:rPr>
        <w:t xml:space="preserve">5. Adjust the model parameters to minimize/maximize the cost depending on the model.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Here is a visualization of training loop from the book </w:t>
      </w:r>
      <w:r w:rsidDel="00000000" w:rsidR="00000000" w:rsidRPr="00000000">
        <w:rPr>
          <w:i w:val="1"/>
          <w:rtl w:val="0"/>
        </w:rPr>
        <w:t xml:space="preserve">TensorFlow for Machine Intelligence</w:t>
      </w:r>
      <w:r w:rsidDel="00000000" w:rsidR="00000000" w:rsidRPr="00000000">
        <w:rPr>
          <w:rtl w:val="0"/>
        </w:rPr>
        <w:t xml:space="preserve"> (Abrahams et al., 2016).</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5943600" cy="2082800"/>
            <wp:effectExtent b="0" l="0" r="0" t="0"/>
            <wp:docPr id="2"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color w:val="111111"/>
          <w:shd w:fill="fdfdfd" w:val="clear"/>
        </w:rPr>
      </w:pPr>
      <w:r w:rsidDel="00000000" w:rsidR="00000000" w:rsidRPr="00000000">
        <w:rPr>
          <w:rtl w:val="0"/>
        </w:rPr>
        <w:t xml:space="preserve">It took us about 20 lines of code to build a word embedding model! It’s fast but … </w:t>
      </w:r>
      <w:r w:rsidDel="00000000" w:rsidR="00000000" w:rsidRPr="00000000">
        <w:rPr>
          <w:color w:val="111111"/>
          <w:shd w:fill="fdfdfd" w:val="clear"/>
          <w:rtl w:val="0"/>
        </w:rPr>
        <w:t xml:space="preserve">“what happened to decomposition?” After we’ve spent an ungodly amount of time building a model, we’d like to use it more than once. </w:t>
      </w:r>
    </w:p>
    <w:p w:rsidR="00000000" w:rsidDel="00000000" w:rsidP="00000000" w:rsidRDefault="00000000" w:rsidRPr="00000000" w14:paraId="000000A6">
      <w:pPr>
        <w:contextualSpacing w:val="0"/>
        <w:rPr>
          <w:color w:val="111111"/>
          <w:shd w:fill="fdfdfd" w:val="clear"/>
        </w:rPr>
      </w:pPr>
      <w:r w:rsidDel="00000000" w:rsidR="00000000" w:rsidRPr="00000000">
        <w:rPr>
          <w:rtl w:val="0"/>
        </w:rPr>
      </w:r>
    </w:p>
    <w:p w:rsidR="00000000" w:rsidDel="00000000" w:rsidP="00000000" w:rsidRDefault="00000000" w:rsidRPr="00000000" w14:paraId="000000A7">
      <w:pPr>
        <w:contextualSpacing w:val="0"/>
        <w:rPr>
          <w:color w:val="111111"/>
          <w:shd w:fill="fdfdfd" w:val="clear"/>
        </w:rPr>
      </w:pPr>
      <w:r w:rsidDel="00000000" w:rsidR="00000000" w:rsidRPr="00000000">
        <w:rPr>
          <w:b w:val="1"/>
          <w:color w:val="111111"/>
          <w:shd w:fill="fdfdfd" w:val="clear"/>
          <w:rtl w:val="0"/>
        </w:rPr>
        <w:t xml:space="preserve">Question</w:t>
      </w:r>
      <w:r w:rsidDel="00000000" w:rsidR="00000000" w:rsidRPr="00000000">
        <w:rPr>
          <w:color w:val="111111"/>
          <w:shd w:fill="fdfdfd" w:val="clear"/>
          <w:rtl w:val="0"/>
        </w:rPr>
        <w:t xml:space="preserve">: how do we make our model most easy to reuse? </w:t>
      </w:r>
    </w:p>
    <w:p w:rsidR="00000000" w:rsidDel="00000000" w:rsidP="00000000" w:rsidRDefault="00000000" w:rsidRPr="00000000" w14:paraId="000000A8">
      <w:pPr>
        <w:contextualSpacing w:val="0"/>
        <w:rPr>
          <w:color w:val="111111"/>
          <w:shd w:fill="fdfdfd" w:val="clear"/>
        </w:rPr>
      </w:pPr>
      <w:r w:rsidDel="00000000" w:rsidR="00000000" w:rsidRPr="00000000">
        <w:rPr>
          <w:b w:val="1"/>
          <w:color w:val="111111"/>
          <w:shd w:fill="fdfdfd" w:val="clear"/>
          <w:rtl w:val="0"/>
        </w:rPr>
        <w:t xml:space="preserve">Hint</w:t>
      </w:r>
      <w:r w:rsidDel="00000000" w:rsidR="00000000" w:rsidRPr="00000000">
        <w:rPr>
          <w:color w:val="111111"/>
          <w:shd w:fill="fdfdfd" w:val="clear"/>
          <w:rtl w:val="0"/>
        </w:rPr>
        <w:t xml:space="preserve">: take advantage of Python’s object-oriented-ness.</w:t>
      </w:r>
    </w:p>
    <w:p w:rsidR="00000000" w:rsidDel="00000000" w:rsidP="00000000" w:rsidRDefault="00000000" w:rsidRPr="00000000" w14:paraId="000000A9">
      <w:pPr>
        <w:contextualSpacing w:val="0"/>
        <w:rPr>
          <w:color w:val="111111"/>
          <w:shd w:fill="fdfdfd" w:val="clear"/>
        </w:rPr>
      </w:pPr>
      <w:r w:rsidDel="00000000" w:rsidR="00000000" w:rsidRPr="00000000">
        <w:rPr>
          <w:b w:val="1"/>
          <w:color w:val="111111"/>
          <w:shd w:fill="fdfdfd" w:val="clear"/>
          <w:rtl w:val="0"/>
        </w:rPr>
        <w:t xml:space="preserve">Answer</w:t>
      </w:r>
      <w:r w:rsidDel="00000000" w:rsidR="00000000" w:rsidRPr="00000000">
        <w:rPr>
          <w:color w:val="111111"/>
          <w:shd w:fill="fdfdfd" w:val="clear"/>
          <w:rtl w:val="0"/>
        </w:rPr>
        <w:t xml:space="preserve">: build our model as a class!</w:t>
      </w:r>
    </w:p>
    <w:p w:rsidR="00000000" w:rsidDel="00000000" w:rsidP="00000000" w:rsidRDefault="00000000" w:rsidRPr="00000000" w14:paraId="000000AA">
      <w:pPr>
        <w:contextualSpacing w:val="0"/>
        <w:rPr>
          <w:color w:val="111111"/>
          <w:shd w:fill="fdfdfd" w:val="clear"/>
        </w:rPr>
      </w:pPr>
      <w:r w:rsidDel="00000000" w:rsidR="00000000" w:rsidRPr="00000000">
        <w:rPr>
          <w:rtl w:val="0"/>
        </w:rPr>
      </w:r>
    </w:p>
    <w:p w:rsidR="00000000" w:rsidDel="00000000" w:rsidP="00000000" w:rsidRDefault="00000000" w:rsidRPr="00000000" w14:paraId="000000AB">
      <w:pPr>
        <w:contextualSpacing w:val="0"/>
        <w:rPr>
          <w:color w:val="111111"/>
          <w:shd w:fill="fdfdfd" w:val="clear"/>
        </w:rPr>
      </w:pPr>
      <w:r w:rsidDel="00000000" w:rsidR="00000000" w:rsidRPr="00000000">
        <w:rPr>
          <w:color w:val="111111"/>
          <w:shd w:fill="fdfdfd" w:val="clear"/>
          <w:rtl w:val="0"/>
        </w:rPr>
        <w:t xml:space="preserve">Our model base class should follow the interface. We combined step 3 and 4 because we want to put embed under the name scope of “NCE loss”. </w:t>
      </w:r>
    </w:p>
    <w:p w:rsidR="00000000" w:rsidDel="00000000" w:rsidP="00000000" w:rsidRDefault="00000000" w:rsidRPr="00000000" w14:paraId="000000AC">
      <w:pPr>
        <w:contextualSpacing w:val="0"/>
        <w:rPr>
          <w:color w:val="111111"/>
          <w:shd w:fill="fdfdfd" w:val="clea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class</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SkipGramModel:</w:t>
            </w:r>
            <w:r w:rsidDel="00000000" w:rsidR="00000000" w:rsidRPr="00000000">
              <w:rPr>
                <w:rtl w:val="0"/>
              </w:rPr>
            </w:r>
          </w:p>
          <w:p w:rsidR="00000000" w:rsidDel="00000000" w:rsidP="00000000" w:rsidRDefault="00000000" w:rsidRPr="00000000" w14:paraId="000000A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Build the graph for word2vec model """</w:t>
            </w:r>
            <w:r w:rsidDel="00000000" w:rsidR="00000000" w:rsidRPr="00000000">
              <w:rPr>
                <w:rtl w:val="0"/>
              </w:rPr>
            </w:r>
          </w:p>
          <w:p w:rsidR="00000000" w:rsidDel="00000000" w:rsidP="00000000" w:rsidRDefault="00000000" w:rsidRPr="00000000" w14:paraId="000000A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__init__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params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_import_data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1: import data """</w:t>
            </w:r>
            <w:r w:rsidDel="00000000" w:rsidR="00000000" w:rsidRPr="00000000">
              <w:rPr>
                <w:rtl w:val="0"/>
              </w:rPr>
            </w:r>
          </w:p>
          <w:p w:rsidR="00000000" w:rsidDel="00000000" w:rsidP="00000000" w:rsidRDefault="00000000" w:rsidRPr="00000000" w14:paraId="000000B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2: in word2vec, it's actually the weights that we care about """</w:t>
            </w:r>
            <w:r w:rsidDel="00000000" w:rsidR="00000000" w:rsidRPr="00000000">
              <w:rPr>
                <w:rtl w:val="0"/>
              </w:rPr>
            </w:r>
          </w:p>
          <w:p w:rsidR="00000000" w:rsidDel="00000000" w:rsidP="00000000" w:rsidRDefault="00000000" w:rsidRPr="00000000" w14:paraId="000000B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3 + 4: define the inference + the loss function """</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p w:rsidR="00000000" w:rsidDel="00000000" w:rsidP="00000000" w:rsidRDefault="00000000" w:rsidRPr="00000000" w14:paraId="000000BD">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B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_create_optimizer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B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 Step 5: define optimizer """</w:t>
            </w:r>
            <w:r w:rsidDel="00000000" w:rsidR="00000000" w:rsidRPr="00000000">
              <w:rPr>
                <w:rtl w:val="0"/>
              </w:rPr>
            </w:r>
          </w:p>
          <w:p w:rsidR="00000000" w:rsidDel="00000000" w:rsidP="00000000" w:rsidRDefault="00000000" w:rsidRPr="00000000" w14:paraId="000000C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pass</w:t>
            </w:r>
            <w:r w:rsidDel="00000000" w:rsidR="00000000" w:rsidRPr="00000000">
              <w:rPr>
                <w:rtl w:val="0"/>
              </w:rPr>
            </w:r>
          </w:p>
        </w:tc>
      </w:tr>
    </w:tbl>
    <w:p w:rsidR="00000000" w:rsidDel="00000000" w:rsidP="00000000" w:rsidRDefault="00000000" w:rsidRPr="00000000" w14:paraId="000000C1">
      <w:pPr>
        <w:pStyle w:val="Heading2"/>
        <w:contextualSpacing w:val="0"/>
        <w:rPr/>
      </w:pPr>
      <w:bookmarkStart w:colFirst="0" w:colLast="0" w:name="_4jkhrhe3lbnd" w:id="8"/>
      <w:bookmarkEnd w:id="8"/>
      <w:r w:rsidDel="00000000" w:rsidR="00000000" w:rsidRPr="00000000">
        <w:rPr>
          <w:rtl w:val="0"/>
        </w:rPr>
        <w:t xml:space="preserve">Visualize embeddings</w:t>
      </w:r>
    </w:p>
    <w:p w:rsidR="00000000" w:rsidDel="00000000" w:rsidP="00000000" w:rsidRDefault="00000000" w:rsidRPr="00000000" w14:paraId="000000C2">
      <w:pPr>
        <w:contextualSpacing w:val="0"/>
        <w:rPr>
          <w:color w:val="111111"/>
          <w:shd w:fill="fdfdfd" w:val="clear"/>
        </w:rPr>
      </w:pPr>
      <w:r w:rsidDel="00000000" w:rsidR="00000000" w:rsidRPr="00000000">
        <w:rPr>
          <w:color w:val="111111"/>
          <w:shd w:fill="fdfdfd" w:val="clear"/>
          <w:rtl w:val="0"/>
        </w:rPr>
        <w:t xml:space="preserve">Now let’s see what our model finds after training it for 100,000 iterations. If we visualize our embedding with t-SNE, we will see something like this. </w:t>
      </w:r>
    </w:p>
    <w:p w:rsidR="00000000" w:rsidDel="00000000" w:rsidP="00000000" w:rsidRDefault="00000000" w:rsidRPr="00000000" w14:paraId="000000C3">
      <w:pPr>
        <w:contextualSpacing w:val="0"/>
        <w:rPr>
          <w:color w:val="111111"/>
          <w:shd w:fill="fdfdfd" w:val="clear"/>
        </w:rPr>
      </w:pPr>
      <w:r w:rsidDel="00000000" w:rsidR="00000000" w:rsidRPr="00000000">
        <w:rPr>
          <w:color w:val="111111"/>
          <w:shd w:fill="fdfdfd" w:val="clear"/>
        </w:rPr>
        <w:drawing>
          <wp:inline distB="114300" distT="114300" distL="114300" distR="114300">
            <wp:extent cx="3967163" cy="3711217"/>
            <wp:effectExtent b="0" l="0" r="0" t="0"/>
            <wp:docPr id="13" name="image32.jpg"/>
            <a:graphic>
              <a:graphicData uri="http://schemas.openxmlformats.org/drawingml/2006/picture">
                <pic:pic>
                  <pic:nvPicPr>
                    <pic:cNvPr id="0" name="image32.jpg"/>
                    <pic:cNvPicPr preferRelativeResize="0"/>
                  </pic:nvPicPr>
                  <pic:blipFill>
                    <a:blip r:embed="rId24"/>
                    <a:srcRect b="0" l="0" r="0" t="0"/>
                    <a:stretch>
                      <a:fillRect/>
                    </a:stretch>
                  </pic:blipFill>
                  <pic:spPr>
                    <a:xfrm>
                      <a:off x="0" y="0"/>
                      <a:ext cx="3967163" cy="371121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contextualSpacing w:val="0"/>
        <w:rPr>
          <w:color w:val="111111"/>
          <w:shd w:fill="fdfdfd" w:val="clear"/>
        </w:rPr>
      </w:pPr>
      <w:r w:rsidDel="00000000" w:rsidR="00000000" w:rsidRPr="00000000">
        <w:rPr>
          <w:color w:val="111111"/>
          <w:shd w:fill="fdfdfd" w:val="clear"/>
          <w:rtl w:val="0"/>
        </w:rPr>
        <w:t xml:space="preserve">It’s hard to see in 2D, but we’ll see in class in 3D that all the number (one, two, …, zero) are grouped in a line on the bottom right, next to all the alphabet (a, b, …, z) and names (john, james, david, and such). All the months are grouped together. “Do”, “does”, “did” are also grouped together and so on.</w:t>
      </w:r>
    </w:p>
    <w:p w:rsidR="00000000" w:rsidDel="00000000" w:rsidP="00000000" w:rsidRDefault="00000000" w:rsidRPr="00000000" w14:paraId="000000C5">
      <w:pPr>
        <w:contextualSpacing w:val="0"/>
        <w:rPr>
          <w:color w:val="111111"/>
          <w:shd w:fill="fdfdfd" w:val="clear"/>
        </w:rPr>
      </w:pPr>
      <w:r w:rsidDel="00000000" w:rsidR="00000000" w:rsidRPr="00000000">
        <w:rPr>
          <w:rtl w:val="0"/>
        </w:rPr>
      </w:r>
    </w:p>
    <w:p w:rsidR="00000000" w:rsidDel="00000000" w:rsidP="00000000" w:rsidRDefault="00000000" w:rsidRPr="00000000" w14:paraId="000000C6">
      <w:pPr>
        <w:contextualSpacing w:val="0"/>
        <w:rPr>
          <w:color w:val="111111"/>
          <w:shd w:fill="fdfdfd" w:val="clear"/>
        </w:rPr>
      </w:pPr>
      <w:r w:rsidDel="00000000" w:rsidR="00000000" w:rsidRPr="00000000">
        <w:rPr>
          <w:color w:val="111111"/>
          <w:shd w:fill="fdfdfd" w:val="clear"/>
          <w:rtl w:val="0"/>
        </w:rPr>
        <w:t xml:space="preserve">If you print out the closest words to ‘american’, you will find its closest cosine neighbors are ‘british’ and ‘english’. Fair enough.</w:t>
      </w:r>
    </w:p>
    <w:p w:rsidR="00000000" w:rsidDel="00000000" w:rsidP="00000000" w:rsidRDefault="00000000" w:rsidRPr="00000000" w14:paraId="000000C7">
      <w:pPr>
        <w:contextualSpacing w:val="0"/>
        <w:rPr>
          <w:color w:val="111111"/>
          <w:shd w:fill="fdfdfd" w:val="clear"/>
        </w:rPr>
      </w:pPr>
      <w:r w:rsidDel="00000000" w:rsidR="00000000" w:rsidRPr="00000000">
        <w:rPr>
          <w:rtl w:val="0"/>
        </w:rPr>
      </w:r>
    </w:p>
    <w:p w:rsidR="00000000" w:rsidDel="00000000" w:rsidP="00000000" w:rsidRDefault="00000000" w:rsidRPr="00000000" w14:paraId="000000C8">
      <w:pPr>
        <w:contextualSpacing w:val="0"/>
        <w:rPr>
          <w:color w:val="111111"/>
          <w:shd w:fill="fdfdfd" w:val="clear"/>
        </w:rPr>
      </w:pPr>
      <w:r w:rsidDel="00000000" w:rsidR="00000000" w:rsidRPr="00000000">
        <w:rPr>
          <w:color w:val="111111"/>
          <w:shd w:fill="fdfdfd" w:val="clear"/>
        </w:rPr>
        <w:drawing>
          <wp:inline distB="114300" distT="114300" distL="114300" distR="114300">
            <wp:extent cx="2957513" cy="5122412"/>
            <wp:effectExtent b="0" l="0" r="0" t="0"/>
            <wp:docPr id="15" name="image34.jpg"/>
            <a:graphic>
              <a:graphicData uri="http://schemas.openxmlformats.org/drawingml/2006/picture">
                <pic:pic>
                  <pic:nvPicPr>
                    <pic:cNvPr id="0" name="image34.jpg"/>
                    <pic:cNvPicPr preferRelativeResize="0"/>
                  </pic:nvPicPr>
                  <pic:blipFill>
                    <a:blip r:embed="rId25"/>
                    <a:srcRect b="0" l="0" r="0" t="0"/>
                    <a:stretch>
                      <a:fillRect/>
                    </a:stretch>
                  </pic:blipFill>
                  <pic:spPr>
                    <a:xfrm>
                      <a:off x="0" y="0"/>
                      <a:ext cx="2957513" cy="512241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rPr>
          <w:color w:val="111111"/>
          <w:shd w:fill="fdfdfd" w:val="clear"/>
        </w:rPr>
      </w:pPr>
      <w:r w:rsidDel="00000000" w:rsidR="00000000" w:rsidRPr="00000000">
        <w:rPr>
          <w:rtl w:val="0"/>
        </w:rPr>
      </w:r>
    </w:p>
    <w:p w:rsidR="00000000" w:rsidDel="00000000" w:rsidP="00000000" w:rsidRDefault="00000000" w:rsidRPr="00000000" w14:paraId="000000CA">
      <w:pPr>
        <w:contextualSpacing w:val="0"/>
        <w:rPr>
          <w:color w:val="111111"/>
          <w:shd w:fill="fdfdfd" w:val="clear"/>
        </w:rPr>
      </w:pPr>
      <w:r w:rsidDel="00000000" w:rsidR="00000000" w:rsidRPr="00000000">
        <w:rPr>
          <w:rtl w:val="0"/>
        </w:rPr>
      </w:r>
    </w:p>
    <w:p w:rsidR="00000000" w:rsidDel="00000000" w:rsidP="00000000" w:rsidRDefault="00000000" w:rsidRPr="00000000" w14:paraId="000000CB">
      <w:pPr>
        <w:contextualSpacing w:val="0"/>
        <w:rPr>
          <w:color w:val="111111"/>
          <w:shd w:fill="fdfdfd" w:val="clear"/>
        </w:rPr>
      </w:pPr>
      <w:r w:rsidDel="00000000" w:rsidR="00000000" w:rsidRPr="00000000">
        <w:rPr>
          <w:rtl w:val="0"/>
        </w:rPr>
      </w:r>
    </w:p>
    <w:p w:rsidR="00000000" w:rsidDel="00000000" w:rsidP="00000000" w:rsidRDefault="00000000" w:rsidRPr="00000000" w14:paraId="000000CC">
      <w:pPr>
        <w:contextualSpacing w:val="0"/>
        <w:rPr>
          <w:color w:val="111111"/>
          <w:shd w:fill="fdfdfd" w:val="clear"/>
        </w:rPr>
      </w:pPr>
      <w:r w:rsidDel="00000000" w:rsidR="00000000" w:rsidRPr="00000000">
        <w:rPr>
          <w:rtl w:val="0"/>
        </w:rPr>
      </w:r>
    </w:p>
    <w:p w:rsidR="00000000" w:rsidDel="00000000" w:rsidP="00000000" w:rsidRDefault="00000000" w:rsidRPr="00000000" w14:paraId="000000CD">
      <w:pPr>
        <w:contextualSpacing w:val="0"/>
        <w:rPr>
          <w:color w:val="111111"/>
          <w:shd w:fill="fdfdfd" w:val="clear"/>
        </w:rPr>
      </w:pPr>
      <w:r w:rsidDel="00000000" w:rsidR="00000000" w:rsidRPr="00000000">
        <w:rPr>
          <w:rtl w:val="0"/>
        </w:rPr>
      </w:r>
    </w:p>
    <w:p w:rsidR="00000000" w:rsidDel="00000000" w:rsidP="00000000" w:rsidRDefault="00000000" w:rsidRPr="00000000" w14:paraId="000000CE">
      <w:pPr>
        <w:contextualSpacing w:val="0"/>
        <w:rPr>
          <w:color w:val="111111"/>
          <w:shd w:fill="fdfdfd" w:val="clear"/>
        </w:rPr>
      </w:pPr>
      <w:r w:rsidDel="00000000" w:rsidR="00000000" w:rsidRPr="00000000">
        <w:rPr>
          <w:rtl w:val="0"/>
        </w:rPr>
      </w:r>
    </w:p>
    <w:p w:rsidR="00000000" w:rsidDel="00000000" w:rsidP="00000000" w:rsidRDefault="00000000" w:rsidRPr="00000000" w14:paraId="000000CF">
      <w:pPr>
        <w:contextualSpacing w:val="0"/>
        <w:rPr>
          <w:color w:val="111111"/>
          <w:shd w:fill="fdfdfd" w:val="clear"/>
        </w:rPr>
      </w:pPr>
      <w:r w:rsidDel="00000000" w:rsidR="00000000" w:rsidRPr="00000000">
        <w:rPr>
          <w:rtl w:val="0"/>
        </w:rPr>
      </w:r>
    </w:p>
    <w:p w:rsidR="00000000" w:rsidDel="00000000" w:rsidP="00000000" w:rsidRDefault="00000000" w:rsidRPr="00000000" w14:paraId="000000D0">
      <w:pPr>
        <w:contextualSpacing w:val="0"/>
        <w:rPr>
          <w:color w:val="111111"/>
          <w:shd w:fill="fdfdfd" w:val="clear"/>
        </w:rPr>
      </w:pPr>
      <w:r w:rsidDel="00000000" w:rsidR="00000000" w:rsidRPr="00000000">
        <w:rPr>
          <w:rtl w:val="0"/>
        </w:rPr>
      </w:r>
    </w:p>
    <w:p w:rsidR="00000000" w:rsidDel="00000000" w:rsidP="00000000" w:rsidRDefault="00000000" w:rsidRPr="00000000" w14:paraId="000000D1">
      <w:pPr>
        <w:contextualSpacing w:val="0"/>
        <w:rPr>
          <w:color w:val="111111"/>
          <w:shd w:fill="fdfdfd" w:val="clear"/>
        </w:rPr>
      </w:pPr>
      <w:r w:rsidDel="00000000" w:rsidR="00000000" w:rsidRPr="00000000">
        <w:rPr>
          <w:rtl w:val="0"/>
        </w:rPr>
      </w:r>
    </w:p>
    <w:p w:rsidR="00000000" w:rsidDel="00000000" w:rsidP="00000000" w:rsidRDefault="00000000" w:rsidRPr="00000000" w14:paraId="000000D2">
      <w:pPr>
        <w:contextualSpacing w:val="0"/>
        <w:rPr>
          <w:color w:val="111111"/>
          <w:shd w:fill="fdfdfd" w:val="clear"/>
        </w:rPr>
      </w:pPr>
      <w:r w:rsidDel="00000000" w:rsidR="00000000" w:rsidRPr="00000000">
        <w:rPr>
          <w:rtl w:val="0"/>
        </w:rPr>
      </w:r>
    </w:p>
    <w:p w:rsidR="00000000" w:rsidDel="00000000" w:rsidP="00000000" w:rsidRDefault="00000000" w:rsidRPr="00000000" w14:paraId="000000D3">
      <w:pPr>
        <w:contextualSpacing w:val="0"/>
        <w:rPr>
          <w:color w:val="111111"/>
          <w:shd w:fill="fdfdfd" w:val="clear"/>
        </w:rPr>
      </w:pPr>
      <w:r w:rsidDel="00000000" w:rsidR="00000000" w:rsidRPr="00000000">
        <w:rPr>
          <w:rtl w:val="0"/>
        </w:rPr>
      </w:r>
    </w:p>
    <w:p w:rsidR="00000000" w:rsidDel="00000000" w:rsidP="00000000" w:rsidRDefault="00000000" w:rsidRPr="00000000" w14:paraId="000000D4">
      <w:pPr>
        <w:contextualSpacing w:val="0"/>
        <w:rPr>
          <w:color w:val="111111"/>
          <w:shd w:fill="fdfdfd" w:val="clear"/>
        </w:rPr>
      </w:pPr>
      <w:r w:rsidDel="00000000" w:rsidR="00000000" w:rsidRPr="00000000">
        <w:rPr>
          <w:rtl w:val="0"/>
        </w:rPr>
      </w:r>
    </w:p>
    <w:p w:rsidR="00000000" w:rsidDel="00000000" w:rsidP="00000000" w:rsidRDefault="00000000" w:rsidRPr="00000000" w14:paraId="000000D5">
      <w:pPr>
        <w:contextualSpacing w:val="0"/>
        <w:rPr>
          <w:color w:val="111111"/>
          <w:shd w:fill="fdfdfd" w:val="clear"/>
        </w:rPr>
      </w:pPr>
      <w:r w:rsidDel="00000000" w:rsidR="00000000" w:rsidRPr="00000000">
        <w:rPr>
          <w:rtl w:val="0"/>
        </w:rPr>
      </w:r>
    </w:p>
    <w:p w:rsidR="00000000" w:rsidDel="00000000" w:rsidP="00000000" w:rsidRDefault="00000000" w:rsidRPr="00000000" w14:paraId="000000D6">
      <w:pPr>
        <w:contextualSpacing w:val="0"/>
        <w:rPr>
          <w:color w:val="111111"/>
          <w:shd w:fill="fdfdfd" w:val="clear"/>
        </w:rPr>
      </w:pPr>
      <w:r w:rsidDel="00000000" w:rsidR="00000000" w:rsidRPr="00000000">
        <w:rPr>
          <w:rtl w:val="0"/>
        </w:rPr>
      </w:r>
    </w:p>
    <w:p w:rsidR="00000000" w:rsidDel="00000000" w:rsidP="00000000" w:rsidRDefault="00000000" w:rsidRPr="00000000" w14:paraId="000000D7">
      <w:pPr>
        <w:contextualSpacing w:val="0"/>
        <w:rPr>
          <w:color w:val="111111"/>
          <w:shd w:fill="fdfdfd" w:val="clear"/>
        </w:rPr>
      </w:pPr>
      <w:r w:rsidDel="00000000" w:rsidR="00000000" w:rsidRPr="00000000">
        <w:rPr>
          <w:rtl w:val="0"/>
        </w:rPr>
      </w:r>
    </w:p>
    <w:p w:rsidR="00000000" w:rsidDel="00000000" w:rsidP="00000000" w:rsidRDefault="00000000" w:rsidRPr="00000000" w14:paraId="000000D8">
      <w:pPr>
        <w:contextualSpacing w:val="0"/>
        <w:rPr>
          <w:color w:val="111111"/>
          <w:shd w:fill="fdfdfd" w:val="clear"/>
        </w:rPr>
      </w:pPr>
      <w:r w:rsidDel="00000000" w:rsidR="00000000" w:rsidRPr="00000000">
        <w:rPr>
          <w:rtl w:val="0"/>
        </w:rPr>
      </w:r>
    </w:p>
    <w:p w:rsidR="00000000" w:rsidDel="00000000" w:rsidP="00000000" w:rsidRDefault="00000000" w:rsidRPr="00000000" w14:paraId="000000D9">
      <w:pPr>
        <w:contextualSpacing w:val="0"/>
        <w:rPr>
          <w:color w:val="111111"/>
          <w:shd w:fill="fdfdfd" w:val="clear"/>
        </w:rPr>
      </w:pPr>
      <w:r w:rsidDel="00000000" w:rsidR="00000000" w:rsidRPr="00000000">
        <w:rPr>
          <w:color w:val="111111"/>
          <w:shd w:fill="fdfdfd" w:val="clear"/>
          <w:rtl w:val="0"/>
        </w:rPr>
        <w:t xml:space="preserve">How about words closest to ‘government’?</w:t>
      </w:r>
    </w:p>
    <w:p w:rsidR="00000000" w:rsidDel="00000000" w:rsidP="00000000" w:rsidRDefault="00000000" w:rsidRPr="00000000" w14:paraId="000000DA">
      <w:pPr>
        <w:contextualSpacing w:val="0"/>
        <w:rPr>
          <w:color w:val="111111"/>
          <w:shd w:fill="fdfdfd" w:val="clear"/>
        </w:rPr>
      </w:pPr>
      <w:r w:rsidDel="00000000" w:rsidR="00000000" w:rsidRPr="00000000">
        <w:rPr>
          <w:rtl w:val="0"/>
        </w:rPr>
      </w:r>
    </w:p>
    <w:p w:rsidR="00000000" w:rsidDel="00000000" w:rsidP="00000000" w:rsidRDefault="00000000" w:rsidRPr="00000000" w14:paraId="000000DB">
      <w:pPr>
        <w:contextualSpacing w:val="0"/>
        <w:rPr>
          <w:color w:val="111111"/>
          <w:shd w:fill="fdfdfd" w:val="clear"/>
        </w:rPr>
      </w:pPr>
      <w:r w:rsidDel="00000000" w:rsidR="00000000" w:rsidRPr="00000000">
        <w:rPr>
          <w:color w:val="111111"/>
          <w:shd w:fill="fdfdfd" w:val="clear"/>
        </w:rPr>
        <w:drawing>
          <wp:inline distB="114300" distT="114300" distL="114300" distR="114300">
            <wp:extent cx="2967038" cy="5276063"/>
            <wp:effectExtent b="0" l="0" r="0" t="0"/>
            <wp:docPr id="16" name="image35.jpg"/>
            <a:graphic>
              <a:graphicData uri="http://schemas.openxmlformats.org/drawingml/2006/picture">
                <pic:pic>
                  <pic:nvPicPr>
                    <pic:cNvPr id="0" name="image35.jpg"/>
                    <pic:cNvPicPr preferRelativeResize="0"/>
                  </pic:nvPicPr>
                  <pic:blipFill>
                    <a:blip r:embed="rId26"/>
                    <a:srcRect b="0" l="0" r="0" t="0"/>
                    <a:stretch>
                      <a:fillRect/>
                    </a:stretch>
                  </pic:blipFill>
                  <pic:spPr>
                    <a:xfrm>
                      <a:off x="0" y="0"/>
                      <a:ext cx="2967038" cy="52760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contextualSpacing w:val="0"/>
        <w:rPr>
          <w:color w:val="111111"/>
          <w:shd w:fill="fdfdfd" w:val="clea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b w:val="1"/>
                <w:sz w:val="18"/>
                <w:szCs w:val="18"/>
                <w:shd w:fill="fdfdfd" w:val="clear"/>
                <w:rtl w:val="0"/>
              </w:rPr>
              <w:t xml:space="preserve">t</w:t>
            </w:r>
            <w:r w:rsidDel="00000000" w:rsidR="00000000" w:rsidRPr="00000000">
              <w:rPr>
                <w:rFonts w:ascii="Consolas" w:cs="Consolas" w:eastAsia="Consolas" w:hAnsi="Consolas"/>
                <w:b w:val="1"/>
                <w:color w:val="666600"/>
                <w:sz w:val="18"/>
                <w:szCs w:val="18"/>
                <w:shd w:fill="fdfdfd" w:val="clear"/>
                <w:rtl w:val="0"/>
              </w:rPr>
              <w:t xml:space="preserve">-</w:t>
            </w:r>
            <w:r w:rsidDel="00000000" w:rsidR="00000000" w:rsidRPr="00000000">
              <w:rPr>
                <w:rFonts w:ascii="Consolas" w:cs="Consolas" w:eastAsia="Consolas" w:hAnsi="Consolas"/>
                <w:b w:val="1"/>
                <w:sz w:val="18"/>
                <w:szCs w:val="18"/>
                <w:shd w:fill="fdfdfd" w:val="clear"/>
                <w:rtl w:val="0"/>
              </w:rPr>
              <w:t xml:space="preserve">SNE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Wikipedia)</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b w:val="1"/>
                <w:sz w:val="18"/>
                <w:szCs w:val="18"/>
                <w:shd w:fill="fdfdfd" w:val="clear"/>
              </w:rPr>
            </w:pP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distributed stochastic neighbor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machine learning algorithm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dimensionality reduction developed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Geoffrey</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Hinton</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Laurens</w:t>
            </w:r>
            <w:r w:rsidDel="00000000" w:rsidR="00000000" w:rsidRPr="00000000">
              <w:rPr>
                <w:rFonts w:ascii="Consolas" w:cs="Consolas" w:eastAsia="Consolas" w:hAnsi="Consolas"/>
                <w:sz w:val="18"/>
                <w:szCs w:val="18"/>
                <w:shd w:fill="fdfdfd" w:val="clear"/>
                <w:rtl w:val="0"/>
              </w:rPr>
              <w:t xml:space="preserve"> van der </w:t>
            </w:r>
            <w:r w:rsidDel="00000000" w:rsidR="00000000" w:rsidRPr="00000000">
              <w:rPr>
                <w:rFonts w:ascii="Consolas" w:cs="Consolas" w:eastAsia="Consolas" w:hAnsi="Consolas"/>
                <w:color w:val="660066"/>
                <w:sz w:val="18"/>
                <w:szCs w:val="18"/>
                <w:shd w:fill="fdfdfd" w:val="clear"/>
                <w:rtl w:val="0"/>
              </w:rPr>
              <w:t xml:space="preserve">Maaten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It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a nonlinear dimensionality reduction technique that </w:t>
            </w:r>
            <w:r w:rsidDel="00000000" w:rsidR="00000000" w:rsidRPr="00000000">
              <w:rPr>
                <w:rFonts w:ascii="Consolas" w:cs="Consolas" w:eastAsia="Consolas" w:hAnsi="Consolas"/>
                <w:color w:val="000088"/>
                <w:sz w:val="18"/>
                <w:szCs w:val="18"/>
                <w:shd w:fill="fdfdfd" w:val="clear"/>
                <w:rtl w:val="0"/>
              </w:rPr>
              <w:t xml:space="preserve">is</w:t>
            </w:r>
            <w:r w:rsidDel="00000000" w:rsidR="00000000" w:rsidRPr="00000000">
              <w:rPr>
                <w:rFonts w:ascii="Consolas" w:cs="Consolas" w:eastAsia="Consolas" w:hAnsi="Consolas"/>
                <w:sz w:val="18"/>
                <w:szCs w:val="18"/>
                <w:shd w:fill="fdfdfd" w:val="clear"/>
                <w:rtl w:val="0"/>
              </w:rPr>
              <w:t xml:space="preserve"> particularly well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suited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sz w:val="18"/>
                <w:szCs w:val="18"/>
                <w:shd w:fill="fdfdfd" w:val="clear"/>
                <w:rtl w:val="0"/>
              </w:rPr>
              <w:t xml:space="preserve"> embedding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data </w:t>
            </w:r>
            <w:r w:rsidDel="00000000" w:rsidR="00000000" w:rsidRPr="00000000">
              <w:rPr>
                <w:rFonts w:ascii="Consolas" w:cs="Consolas" w:eastAsia="Consolas" w:hAnsi="Consolas"/>
                <w:color w:val="000088"/>
                <w:sz w:val="18"/>
                <w:szCs w:val="18"/>
                <w:shd w:fill="fdfdfd" w:val="clear"/>
                <w:rtl w:val="0"/>
              </w:rPr>
              <w:t xml:space="preserve">into</w:t>
            </w:r>
            <w:r w:rsidDel="00000000" w:rsidR="00000000" w:rsidRPr="00000000">
              <w:rPr>
                <w:rFonts w:ascii="Consolas" w:cs="Consolas" w:eastAsia="Consolas" w:hAnsi="Consolas"/>
                <w:sz w:val="18"/>
                <w:szCs w:val="18"/>
                <w:shd w:fill="fdfdfd" w:val="clear"/>
                <w:rtl w:val="0"/>
              </w:rPr>
              <w:t xml:space="preserve"> a space of two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 dimensions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which can </w:t>
            </w:r>
            <w:r w:rsidDel="00000000" w:rsidR="00000000" w:rsidRPr="00000000">
              <w:rPr>
                <w:rFonts w:ascii="Consolas" w:cs="Consolas" w:eastAsia="Consolas" w:hAnsi="Consolas"/>
                <w:color w:val="000088"/>
                <w:sz w:val="18"/>
                <w:szCs w:val="18"/>
                <w:shd w:fill="fdfdfd" w:val="clear"/>
                <w:rtl w:val="0"/>
              </w:rPr>
              <w:t xml:space="preserve">then</w:t>
            </w:r>
            <w:r w:rsidDel="00000000" w:rsidR="00000000" w:rsidRPr="00000000">
              <w:rPr>
                <w:rFonts w:ascii="Consolas" w:cs="Consolas" w:eastAsia="Consolas" w:hAnsi="Consolas"/>
                <w:sz w:val="18"/>
                <w:szCs w:val="18"/>
                <w:shd w:fill="fdfdfd" w:val="clear"/>
                <w:rtl w:val="0"/>
              </w:rPr>
              <w:t xml:space="preserve"> be visualized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a scatter plot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Specifically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it models each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w:t>
            </w:r>
            <w:r w:rsidDel="00000000" w:rsidR="00000000" w:rsidRPr="00000000">
              <w:rPr>
                <w:rFonts w:ascii="Consolas" w:cs="Consolas" w:eastAsia="Consolas" w:hAnsi="Consolas"/>
                <w:color w:val="000088"/>
                <w:sz w:val="18"/>
                <w:szCs w:val="18"/>
                <w:shd w:fill="fdfdfd" w:val="clear"/>
                <w:rtl w:val="0"/>
              </w:rPr>
              <w:t xml:space="preserve">object</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a two</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sz w:val="18"/>
                <w:szCs w:val="18"/>
                <w:shd w:fill="fdfdfd" w:val="clear"/>
                <w:rtl w:val="0"/>
              </w:rPr>
              <w:t xml:space="preserve"> three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point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nearby points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dissimilar objects are modeled </w:t>
            </w:r>
            <w:r w:rsidDel="00000000" w:rsidR="00000000" w:rsidRPr="00000000">
              <w:rPr>
                <w:rFonts w:ascii="Consolas" w:cs="Consolas" w:eastAsia="Consolas" w:hAnsi="Consolas"/>
                <w:color w:val="000088"/>
                <w:sz w:val="18"/>
                <w:szCs w:val="18"/>
                <w:shd w:fill="fdfdfd" w:val="clear"/>
                <w:rtl w:val="0"/>
              </w:rPr>
              <w:t xml:space="preserve">by</w:t>
            </w:r>
            <w:r w:rsidDel="00000000" w:rsidR="00000000" w:rsidRPr="00000000">
              <w:rPr>
                <w:rFonts w:ascii="Consolas" w:cs="Consolas" w:eastAsia="Consolas" w:hAnsi="Consolas"/>
                <w:sz w:val="18"/>
                <w:szCs w:val="18"/>
                <w:shd w:fill="fdfdfd" w:val="clear"/>
                <w:rtl w:val="0"/>
              </w:rPr>
              <w:t xml:space="preserve"> distant points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660066"/>
                <w:sz w:val="18"/>
                <w:szCs w:val="18"/>
                <w:shd w:fill="fdfdfd" w:val="clear"/>
                <w:rtl w:val="0"/>
              </w:rPr>
              <w:t xml:space="preserve">The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algorithm comprises two main stages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First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constructs a probability distribution over pairs of high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objects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such a way that similar objects have a high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whilst dissimilar points have an extremely small probability of being picked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Second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SNE defines a similar probability distribution over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dimensional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it minimizes the </w:t>
            </w:r>
            <w:r w:rsidDel="00000000" w:rsidR="00000000" w:rsidRPr="00000000">
              <w:rPr>
                <w:rFonts w:ascii="Consolas" w:cs="Consolas" w:eastAsia="Consolas" w:hAnsi="Consolas"/>
                <w:color w:val="660066"/>
                <w:sz w:val="18"/>
                <w:szCs w:val="18"/>
                <w:shd w:fill="fdfdfd" w:val="clear"/>
                <w:rtl w:val="0"/>
              </w:rPr>
              <w:t xml:space="preserve">Kullback</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Leibler</w:t>
            </w:r>
            <w:r w:rsidDel="00000000" w:rsidR="00000000" w:rsidRPr="00000000">
              <w:rPr>
                <w:rFonts w:ascii="Consolas" w:cs="Consolas" w:eastAsia="Consolas" w:hAnsi="Consolas"/>
                <w:sz w:val="18"/>
                <w:szCs w:val="18"/>
                <w:shd w:fill="fdfdfd" w:val="clear"/>
                <w:rtl w:val="0"/>
              </w:rPr>
              <w:t xml:space="preserve"> divergence between the two distributions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respect to the locations of the points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sz w:val="18"/>
                <w:szCs w:val="18"/>
                <w:shd w:fill="fdfdfd" w:val="clear"/>
                <w:rtl w:val="0"/>
              </w:rPr>
              <w:t xml:space="preserve"> the map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Note</w:t>
            </w:r>
            <w:r w:rsidDel="00000000" w:rsidR="00000000" w:rsidRPr="00000000">
              <w:rPr>
                <w:rFonts w:ascii="Consolas" w:cs="Consolas" w:eastAsia="Consolas" w:hAnsi="Consolas"/>
                <w:sz w:val="18"/>
                <w:szCs w:val="18"/>
                <w:shd w:fill="fdfdfd" w:val="clear"/>
                <w:rtl w:val="0"/>
              </w:rPr>
              <w:t xml:space="preserve"> that whilst the original algorithm uses the </w:t>
            </w:r>
            <w:r w:rsidDel="00000000" w:rsidR="00000000" w:rsidRPr="00000000">
              <w:rPr>
                <w:rFonts w:ascii="Consolas" w:cs="Consolas" w:eastAsia="Consolas" w:hAnsi="Consolas"/>
                <w:color w:val="660066"/>
                <w:sz w:val="18"/>
                <w:szCs w:val="18"/>
                <w:shd w:fill="fdfdfd" w:val="clear"/>
                <w:rtl w:val="0"/>
              </w:rPr>
              <w:t xml:space="preserve">Euclidean</w:t>
            </w:r>
            <w:r w:rsidDel="00000000" w:rsidR="00000000" w:rsidRPr="00000000">
              <w:rPr>
                <w:rFonts w:ascii="Consolas" w:cs="Consolas" w:eastAsia="Consolas" w:hAnsi="Consolas"/>
                <w:sz w:val="18"/>
                <w:szCs w:val="18"/>
                <w:shd w:fill="fdfdfd" w:val="clear"/>
                <w:rtl w:val="0"/>
              </w:rPr>
              <w:t xml:space="preserve"> distance between objects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the </w:t>
            </w:r>
            <w:r w:rsidDel="00000000" w:rsidR="00000000" w:rsidRPr="00000000">
              <w:rPr>
                <w:rFonts w:ascii="Consolas" w:cs="Consolas" w:eastAsia="Consolas" w:hAnsi="Consolas"/>
                <w:color w:val="000088"/>
                <w:sz w:val="18"/>
                <w:szCs w:val="18"/>
                <w:shd w:fill="fdfdfd" w:val="clear"/>
                <w:rtl w:val="0"/>
              </w:rPr>
              <w:t xml:space="preserve">base</w:t>
            </w:r>
            <w:r w:rsidDel="00000000" w:rsidR="00000000" w:rsidRPr="00000000">
              <w:rPr>
                <w:rFonts w:ascii="Consolas" w:cs="Consolas" w:eastAsia="Consolas" w:hAnsi="Consolas"/>
                <w:sz w:val="18"/>
                <w:szCs w:val="18"/>
                <w:shd w:fill="fdfdfd" w:val="clear"/>
                <w:rtl w:val="0"/>
              </w:rPr>
              <w:t xml:space="preserve"> of its similarity metric</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this</w:t>
            </w:r>
            <w:r w:rsidDel="00000000" w:rsidR="00000000" w:rsidRPr="00000000">
              <w:rPr>
                <w:rFonts w:ascii="Consolas" w:cs="Consolas" w:eastAsia="Consolas" w:hAnsi="Consolas"/>
                <w:sz w:val="18"/>
                <w:szCs w:val="18"/>
                <w:shd w:fill="fdfdfd" w:val="clear"/>
                <w:rtl w:val="0"/>
              </w:rPr>
              <w:t xml:space="preserve"> should be changed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appropriate.</w:t>
            </w:r>
          </w:p>
        </w:tc>
      </w:tr>
    </w:tbl>
    <w:p w:rsidR="00000000" w:rsidDel="00000000" w:rsidP="00000000" w:rsidRDefault="00000000" w:rsidRPr="00000000" w14:paraId="000000E2">
      <w:pPr>
        <w:contextualSpacing w:val="0"/>
        <w:rPr>
          <w:color w:val="111111"/>
          <w:shd w:fill="fdfdfd" w:val="clear"/>
        </w:rPr>
      </w:pPr>
      <w:r w:rsidDel="00000000" w:rsidR="00000000" w:rsidRPr="00000000">
        <w:rPr>
          <w:rtl w:val="0"/>
        </w:rPr>
      </w:r>
    </w:p>
    <w:p w:rsidR="00000000" w:rsidDel="00000000" w:rsidP="00000000" w:rsidRDefault="00000000" w:rsidRPr="00000000" w14:paraId="000000E3">
      <w:pPr>
        <w:contextualSpacing w:val="0"/>
        <w:rPr>
          <w:color w:val="111111"/>
          <w:shd w:fill="fdfdfd" w:val="clear"/>
        </w:rPr>
      </w:pPr>
      <w:r w:rsidDel="00000000" w:rsidR="00000000" w:rsidRPr="00000000">
        <w:rPr>
          <w:color w:val="111111"/>
          <w:shd w:fill="fdfdfd" w:val="clear"/>
          <w:rtl w:val="0"/>
        </w:rPr>
        <w:t xml:space="preserve">If you haven’t used t-SNE, you should start using it! It’s super cool. </w:t>
      </w:r>
    </w:p>
    <w:p w:rsidR="00000000" w:rsidDel="00000000" w:rsidP="00000000" w:rsidRDefault="00000000" w:rsidRPr="00000000" w14:paraId="000000E4">
      <w:pPr>
        <w:contextualSpacing w:val="0"/>
        <w:rPr>
          <w:color w:val="111111"/>
          <w:shd w:fill="fdfdfd" w:val="clear"/>
        </w:rPr>
      </w:pPr>
      <w:r w:rsidDel="00000000" w:rsidR="00000000" w:rsidRPr="00000000">
        <w:rPr>
          <w:rtl w:val="0"/>
        </w:rPr>
      </w:r>
    </w:p>
    <w:p w:rsidR="00000000" w:rsidDel="00000000" w:rsidP="00000000" w:rsidRDefault="00000000" w:rsidRPr="00000000" w14:paraId="000000E5">
      <w:pPr>
        <w:contextualSpacing w:val="0"/>
        <w:rPr>
          <w:color w:val="111111"/>
          <w:shd w:fill="fdfdfd" w:val="clear"/>
        </w:rPr>
      </w:pPr>
      <w:r w:rsidDel="00000000" w:rsidR="00000000" w:rsidRPr="00000000">
        <w:rPr>
          <w:color w:val="111111"/>
          <w:shd w:fill="fdfdfd" w:val="clear"/>
          <w:rtl w:val="0"/>
        </w:rPr>
        <w:t xml:space="preserve">You can visualize more than word embeddings, aka, you can visualize any vector representations of anything! Have you read Chris Olah’s blog post about </w:t>
      </w:r>
      <w:hyperlink r:id="rId27">
        <w:r w:rsidDel="00000000" w:rsidR="00000000" w:rsidRPr="00000000">
          <w:rPr>
            <w:color w:val="1155cc"/>
            <w:u w:val="single"/>
            <w:shd w:fill="fdfdfd" w:val="clear"/>
            <w:rtl w:val="0"/>
          </w:rPr>
          <w:t xml:space="preserve">visualizing MNIST</w:t>
        </w:r>
      </w:hyperlink>
      <w:r w:rsidDel="00000000" w:rsidR="00000000" w:rsidRPr="00000000">
        <w:rPr>
          <w:color w:val="111111"/>
          <w:shd w:fill="fdfdfd" w:val="clear"/>
          <w:rtl w:val="0"/>
        </w:rPr>
        <w:t xml:space="preserve">? t-SNE made MNIST desirable! Image below is from Olah’s blog. </w:t>
      </w:r>
    </w:p>
    <w:p w:rsidR="00000000" w:rsidDel="00000000" w:rsidP="00000000" w:rsidRDefault="00000000" w:rsidRPr="00000000" w14:paraId="000000E6">
      <w:pPr>
        <w:contextualSpacing w:val="0"/>
        <w:rPr>
          <w:color w:val="111111"/>
          <w:shd w:fill="fdfdfd" w:val="clear"/>
        </w:rPr>
      </w:pPr>
      <w:r w:rsidDel="00000000" w:rsidR="00000000" w:rsidRPr="00000000">
        <w:rPr>
          <w:rtl w:val="0"/>
        </w:rPr>
      </w:r>
    </w:p>
    <w:p w:rsidR="00000000" w:rsidDel="00000000" w:rsidP="00000000" w:rsidRDefault="00000000" w:rsidRPr="00000000" w14:paraId="000000E7">
      <w:pPr>
        <w:contextualSpacing w:val="0"/>
        <w:rPr>
          <w:color w:val="111111"/>
          <w:shd w:fill="fdfdfd" w:val="clear"/>
        </w:rPr>
      </w:pPr>
      <w:r w:rsidDel="00000000" w:rsidR="00000000" w:rsidRPr="00000000">
        <w:rPr>
          <w:color w:val="111111"/>
          <w:shd w:fill="fdfdfd" w:val="clear"/>
        </w:rPr>
        <w:drawing>
          <wp:inline distB="114300" distT="114300" distL="114300" distR="114300">
            <wp:extent cx="4133850" cy="4157663"/>
            <wp:effectExtent b="0" l="0" r="0" t="0"/>
            <wp:docPr id="19" name="image38.jpg"/>
            <a:graphic>
              <a:graphicData uri="http://schemas.openxmlformats.org/drawingml/2006/picture">
                <pic:pic>
                  <pic:nvPicPr>
                    <pic:cNvPr id="0" name="image38.jpg"/>
                    <pic:cNvPicPr preferRelativeResize="0"/>
                  </pic:nvPicPr>
                  <pic:blipFill>
                    <a:blip r:embed="rId28"/>
                    <a:srcRect b="0" l="0" r="0" t="0"/>
                    <a:stretch>
                      <a:fillRect/>
                    </a:stretch>
                  </pic:blipFill>
                  <pic:spPr>
                    <a:xfrm>
                      <a:off x="0" y="0"/>
                      <a:ext cx="413385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color w:val="111111"/>
          <w:shd w:fill="fdfdfd" w:val="clear"/>
        </w:rPr>
      </w:pPr>
      <w:r w:rsidDel="00000000" w:rsidR="00000000" w:rsidRPr="00000000">
        <w:rPr>
          <w:rtl w:val="0"/>
        </w:rPr>
      </w:r>
    </w:p>
    <w:p w:rsidR="00000000" w:rsidDel="00000000" w:rsidP="00000000" w:rsidRDefault="00000000" w:rsidRPr="00000000" w14:paraId="000000E9">
      <w:pPr>
        <w:contextualSpacing w:val="0"/>
        <w:rPr>
          <w:color w:val="111111"/>
          <w:shd w:fill="fdfdfd" w:val="clear"/>
        </w:rPr>
      </w:pPr>
      <w:r w:rsidDel="00000000" w:rsidR="00000000" w:rsidRPr="00000000">
        <w:rPr>
          <w:color w:val="111111"/>
          <w:shd w:fill="fdfdfd" w:val="clear"/>
          <w:rtl w:val="0"/>
        </w:rPr>
        <w:t xml:space="preserve">We can also visualize our embeddings using PCA too.</w:t>
      </w:r>
    </w:p>
    <w:p w:rsidR="00000000" w:rsidDel="00000000" w:rsidP="00000000" w:rsidRDefault="00000000" w:rsidRPr="00000000" w14:paraId="000000EA">
      <w:pPr>
        <w:contextualSpacing w:val="0"/>
        <w:rPr>
          <w:color w:val="111111"/>
          <w:shd w:fill="fdfdfd" w:val="clear"/>
        </w:rPr>
      </w:pPr>
      <w:r w:rsidDel="00000000" w:rsidR="00000000" w:rsidRPr="00000000">
        <w:rPr>
          <w:rtl w:val="0"/>
        </w:rPr>
      </w:r>
    </w:p>
    <w:p w:rsidR="00000000" w:rsidDel="00000000" w:rsidP="00000000" w:rsidRDefault="00000000" w:rsidRPr="00000000" w14:paraId="000000EB">
      <w:pPr>
        <w:contextualSpacing w:val="0"/>
        <w:rPr>
          <w:color w:val="111111"/>
          <w:shd w:fill="fdfdfd" w:val="clear"/>
        </w:rPr>
      </w:pPr>
      <w:r w:rsidDel="00000000" w:rsidR="00000000" w:rsidRPr="00000000">
        <w:rPr>
          <w:color w:val="111111"/>
          <w:shd w:fill="fdfdfd" w:val="clear"/>
        </w:rPr>
        <w:drawing>
          <wp:inline distB="114300" distT="114300" distL="114300" distR="114300">
            <wp:extent cx="4484896" cy="4319588"/>
            <wp:effectExtent b="0" l="0" r="0" t="0"/>
            <wp:docPr id="3"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4484896"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color w:val="111111"/>
          <w:shd w:fill="fdfdfd" w:val="clear"/>
        </w:rPr>
      </w:pPr>
      <w:r w:rsidDel="00000000" w:rsidR="00000000" w:rsidRPr="00000000">
        <w:rPr>
          <w:rtl w:val="0"/>
        </w:rPr>
      </w:r>
    </w:p>
    <w:p w:rsidR="00000000" w:rsidDel="00000000" w:rsidP="00000000" w:rsidRDefault="00000000" w:rsidRPr="00000000" w14:paraId="000000ED">
      <w:pPr>
        <w:contextualSpacing w:val="0"/>
        <w:rPr>
          <w:color w:val="111111"/>
          <w:shd w:fill="fdfdfd" w:val="clear"/>
        </w:rPr>
      </w:pPr>
      <w:r w:rsidDel="00000000" w:rsidR="00000000" w:rsidRPr="00000000">
        <w:rPr>
          <w:rtl w:val="0"/>
        </w:rPr>
      </w:r>
    </w:p>
    <w:p w:rsidR="00000000" w:rsidDel="00000000" w:rsidP="00000000" w:rsidRDefault="00000000" w:rsidRPr="00000000" w14:paraId="000000EE">
      <w:pPr>
        <w:contextualSpacing w:val="0"/>
        <w:rPr>
          <w:color w:val="111111"/>
          <w:shd w:fill="fdfdfd" w:val="clear"/>
        </w:rPr>
      </w:pPr>
      <w:r w:rsidDel="00000000" w:rsidR="00000000" w:rsidRPr="00000000">
        <w:rPr>
          <w:color w:val="111111"/>
          <w:shd w:fill="fdfdfd" w:val="clear"/>
          <w:rtl w:val="0"/>
        </w:rPr>
        <w:t xml:space="preserve">And we did all that visualization with less than 10 lines of code using TensorFlow projector with TensorBoard! The tool is super useful, albeit a bit finicky to use. The visualization will be stored in visualization folder. To see it, run  </w:t>
      </w:r>
      <w:r w:rsidDel="00000000" w:rsidR="00000000" w:rsidRPr="00000000">
        <w:rPr>
          <w:rFonts w:ascii="Consolas" w:cs="Consolas" w:eastAsia="Consolas" w:hAnsi="Consolas"/>
          <w:color w:val="008800"/>
          <w:sz w:val="18"/>
          <w:szCs w:val="18"/>
          <w:shd w:fill="fdfdfd" w:val="clear"/>
          <w:rtl w:val="0"/>
        </w:rPr>
        <w:t xml:space="preserve">"'tensorboard --logdir='</w:t>
      </w:r>
      <w:r w:rsidDel="00000000" w:rsidR="00000000" w:rsidRPr="00000000">
        <w:rPr>
          <w:rFonts w:ascii="Consolas" w:cs="Consolas" w:eastAsia="Consolas" w:hAnsi="Consolas"/>
          <w:sz w:val="18"/>
          <w:szCs w:val="18"/>
          <w:shd w:fill="fdfdfd" w:val="clear"/>
          <w:rtl w:val="0"/>
        </w:rPr>
        <w:t xml:space="preserve">visualization</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0EF">
      <w:pPr>
        <w:contextualSpacing w:val="0"/>
        <w:rPr>
          <w:color w:val="111111"/>
          <w:shd w:fill="fdfdfd" w:val="clea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from</w:t>
            </w:r>
            <w:r w:rsidDel="00000000" w:rsidR="00000000" w:rsidRPr="00000000">
              <w:rPr>
                <w:rFonts w:ascii="Consolas" w:cs="Consolas" w:eastAsia="Consolas" w:hAnsi="Consolas"/>
                <w:sz w:val="18"/>
                <w:szCs w:val="18"/>
                <w:shd w:fill="fdfdfd" w:val="clear"/>
                <w:rtl w:val="0"/>
              </w:rPr>
              <w:t xml:space="preserve"> tensorflow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contrib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tensorboard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plugins </w:t>
            </w: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sz w:val="18"/>
                <w:szCs w:val="18"/>
                <w:shd w:fill="fdfdfd" w:val="clear"/>
                <w:rtl w:val="0"/>
              </w:rPr>
              <w:t xml:space="preserve"> projector</w:t>
            </w:r>
          </w:p>
          <w:p w:rsidR="00000000" w:rsidDel="00000000" w:rsidP="00000000" w:rsidRDefault="00000000" w:rsidRPr="00000000" w14:paraId="000000F1">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sz w:val="18"/>
                <w:szCs w:val="18"/>
                <w:shd w:fill="fdfdfd" w:val="clear"/>
                <w:rtl w:val="0"/>
              </w:rPr>
              <w:t xml:space="preserve"> 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create the list of num_variable most common words to visualize</w:t>
            </w:r>
            <w:r w:rsidDel="00000000" w:rsidR="00000000" w:rsidRPr="00000000">
              <w:rPr>
                <w:rtl w:val="0"/>
              </w:rPr>
            </w:r>
          </w:p>
          <w:p w:rsidR="00000000" w:rsidDel="00000000" w:rsidP="00000000" w:rsidRDefault="00000000" w:rsidRPr="00000000" w14:paraId="000000F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word2vec_utils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most_common_words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num_visualize)</w:t>
            </w:r>
          </w:p>
          <w:p w:rsidR="00000000" w:rsidDel="00000000" w:rsidP="00000000" w:rsidRDefault="00000000" w:rsidRPr="00000000" w14:paraId="000000F5">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sz w:val="18"/>
                <w:szCs w:val="18"/>
                <w:shd w:fill="fdfdfd" w:val="clear"/>
                <w:rtl w:val="0"/>
              </w:rPr>
              <w:t xml:space="preserve"> sess:</w:t>
            </w:r>
          </w:p>
          <w:p w:rsidR="00000000" w:rsidDel="00000000" w:rsidP="00000000" w:rsidRDefault="00000000" w:rsidRPr="00000000" w14:paraId="000000F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0FA">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that checkpoint exists, restore from checkpoint</w:t>
            </w:r>
            <w:r w:rsidDel="00000000" w:rsidR="00000000" w:rsidRPr="00000000">
              <w:rPr>
                <w:rtl w:val="0"/>
              </w:rPr>
            </w:r>
          </w:p>
          <w:p w:rsidR="00000000" w:rsidDel="00000000" w:rsidP="00000000" w:rsidRDefault="00000000" w:rsidRPr="00000000" w14:paraId="000000F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model_checkpoint_path)</w:t>
            </w:r>
          </w:p>
          <w:p w:rsidR="00000000" w:rsidDel="00000000" w:rsidP="00000000" w:rsidRDefault="00000000" w:rsidRPr="00000000" w14:paraId="000000F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0F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final_embed_matrix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embed_matrix)</w:t>
            </w:r>
          </w:p>
          <w:p w:rsidR="00000000" w:rsidDel="00000000" w:rsidP="00000000" w:rsidRDefault="00000000" w:rsidRPr="00000000" w14:paraId="0000010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you have to store embeddings in a new variable</w:t>
            </w:r>
            <w:r w:rsidDel="00000000" w:rsidR="00000000" w:rsidRPr="00000000">
              <w:rPr>
                <w:rtl w:val="0"/>
              </w:rPr>
            </w:r>
          </w:p>
          <w:p w:rsidR="00000000" w:rsidDel="00000000" w:rsidP="00000000" w:rsidRDefault="00000000" w:rsidRPr="00000000" w14:paraId="0000010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final_embed_matrix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num_visualize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'embeded')</w:t>
            </w:r>
            <w:r w:rsidDel="00000000" w:rsidR="00000000" w:rsidRPr="00000000">
              <w:rPr>
                <w:rtl w:val="0"/>
              </w:rPr>
            </w:r>
          </w:p>
          <w:p w:rsidR="00000000" w:rsidDel="00000000" w:rsidP="00000000" w:rsidRDefault="00000000" w:rsidRPr="00000000" w14:paraId="0000010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initializer)</w:t>
            </w:r>
          </w:p>
          <w:p w:rsidR="00000000" w:rsidDel="00000000" w:rsidP="00000000" w:rsidRDefault="00000000" w:rsidRPr="00000000" w14:paraId="00000104">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config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ProjectorConfig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summary_writer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p>
          <w:p w:rsidR="00000000" w:rsidDel="00000000" w:rsidP="00000000" w:rsidRDefault="00000000" w:rsidRPr="00000000" w14:paraId="00000107">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8">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add embedding to the config file</w:t>
            </w:r>
            <w:r w:rsidDel="00000000" w:rsidR="00000000" w:rsidRPr="00000000">
              <w:rPr>
                <w:rtl w:val="0"/>
              </w:rPr>
            </w:r>
          </w:p>
          <w:p w:rsidR="00000000" w:rsidDel="00000000" w:rsidP="00000000" w:rsidRDefault="00000000" w:rsidRPr="00000000" w14:paraId="0000010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add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0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tensor_name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name</w:t>
            </w:r>
          </w:p>
          <w:p w:rsidR="00000000" w:rsidDel="00000000" w:rsidP="00000000" w:rsidRDefault="00000000" w:rsidRPr="00000000" w14:paraId="0000010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p>
          <w:p w:rsidR="00000000" w:rsidDel="00000000" w:rsidP="00000000" w:rsidRDefault="00000000" w:rsidRPr="00000000" w14:paraId="0000010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link this tensor to the file with the first NUM_VISUALIZE words of vocab</w:t>
            </w:r>
            <w:r w:rsidDel="00000000" w:rsidR="00000000" w:rsidRPr="00000000">
              <w:rPr>
                <w:rtl w:val="0"/>
              </w:rPr>
            </w:r>
          </w:p>
          <w:p w:rsidR="00000000" w:rsidDel="00000000" w:rsidP="00000000" w:rsidRDefault="00000000" w:rsidRPr="00000000" w14:paraId="0000010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embedding</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metadata_path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[file_of_most_common_words]</w:t>
            </w:r>
            <w:r w:rsidDel="00000000" w:rsidR="00000000" w:rsidRPr="00000000">
              <w:rPr>
                <w:rFonts w:ascii="Consolas" w:cs="Consolas" w:eastAsia="Consolas" w:hAnsi="Consolas"/>
                <w:color w:val="008800"/>
                <w:sz w:val="18"/>
                <w:szCs w:val="18"/>
                <w:shd w:fill="fdfdfd" w:val="clear"/>
                <w:rtl w:val="0"/>
              </w:rPr>
              <w:t xml:space="preserve">)</w:t>
            </w:r>
            <w:r w:rsidDel="00000000" w:rsidR="00000000" w:rsidRPr="00000000">
              <w:rPr>
                <w:rtl w:val="0"/>
              </w:rPr>
            </w:r>
          </w:p>
          <w:p w:rsidR="00000000" w:rsidDel="00000000" w:rsidP="00000000" w:rsidRDefault="00000000" w:rsidRPr="00000000" w14:paraId="0000010E">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0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saves a configuration file that TensorBoard will read during startup.</w:t>
            </w:r>
            <w:r w:rsidDel="00000000" w:rsidR="00000000" w:rsidRPr="00000000">
              <w:rPr>
                <w:rtl w:val="0"/>
              </w:rPr>
            </w:r>
          </w:p>
          <w:p w:rsidR="00000000" w:rsidDel="00000000" w:rsidP="00000000" w:rsidRDefault="00000000" w:rsidRPr="00000000" w14:paraId="0000011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projector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visualize_embeddings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summary_writer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config)</w:t>
            </w:r>
          </w:p>
          <w:p w:rsidR="00000000" w:rsidDel="00000000" w:rsidP="00000000" w:rsidRDefault="00000000" w:rsidRPr="00000000" w14:paraId="0000011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embedding_var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12">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saver_embed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join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visual_fld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'model.ckpt'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tl w:val="0"/>
              </w:rPr>
            </w:r>
          </w:p>
        </w:tc>
      </w:tr>
    </w:tbl>
    <w:p w:rsidR="00000000" w:rsidDel="00000000" w:rsidP="00000000" w:rsidRDefault="00000000" w:rsidRPr="00000000" w14:paraId="00000113">
      <w:pPr>
        <w:contextualSpacing w:val="0"/>
        <w:rPr>
          <w:color w:val="111111"/>
          <w:shd w:fill="fdfdfd" w:val="clear"/>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color w:val="111111"/>
          <w:shd w:fill="fdfdfd" w:val="clear"/>
          <w:rtl w:val="0"/>
        </w:rPr>
        <w:t xml:space="preserve">To see the full code, please see </w:t>
      </w:r>
      <w:hyperlink r:id="rId30">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15">
      <w:pPr>
        <w:pStyle w:val="Heading2"/>
        <w:contextualSpacing w:val="0"/>
        <w:rPr/>
      </w:pPr>
      <w:bookmarkStart w:colFirst="0" w:colLast="0" w:name="_9xcfdqpz6481" w:id="9"/>
      <w:bookmarkEnd w:id="9"/>
      <w:r w:rsidDel="00000000" w:rsidR="00000000" w:rsidRPr="00000000">
        <w:rPr>
          <w:rtl w:val="0"/>
        </w:rPr>
        <w:t xml:space="preserve">Variable sharing</w:t>
      </w:r>
    </w:p>
    <w:p w:rsidR="00000000" w:rsidDel="00000000" w:rsidP="00000000" w:rsidRDefault="00000000" w:rsidRPr="00000000" w14:paraId="00000116">
      <w:pPr>
        <w:pStyle w:val="Heading3"/>
        <w:contextualSpacing w:val="0"/>
        <w:rPr/>
      </w:pPr>
      <w:bookmarkStart w:colFirst="0" w:colLast="0" w:name="_m1dhb3lgdkp7" w:id="10"/>
      <w:bookmarkEnd w:id="10"/>
      <w:r w:rsidDel="00000000" w:rsidR="00000000" w:rsidRPr="00000000">
        <w:rPr>
          <w:rtl w:val="0"/>
        </w:rPr>
        <w:t xml:space="preserve">Name scope</w:t>
      </w:r>
    </w:p>
    <w:p w:rsidR="00000000" w:rsidDel="00000000" w:rsidP="00000000" w:rsidRDefault="00000000" w:rsidRPr="00000000" w14:paraId="00000117">
      <w:pPr>
        <w:contextualSpacing w:val="0"/>
        <w:rPr>
          <w:rFonts w:ascii="EB Garamond" w:cs="EB Garamond" w:eastAsia="EB Garamond" w:hAnsi="EB Garamond"/>
          <w:sz w:val="24"/>
          <w:szCs w:val="24"/>
        </w:rPr>
      </w:pPr>
      <w:r w:rsidDel="00000000" w:rsidR="00000000" w:rsidRPr="00000000">
        <w:rPr>
          <w:rtl w:val="0"/>
        </w:rPr>
        <w:t xml:space="preserve">Let’s give the tensors name and see how our word2vec model looks like on TensorBoard.</w:t>
      </w:r>
      <w:r w:rsidDel="00000000" w:rsidR="00000000" w:rsidRPr="00000000">
        <w:rPr>
          <w:rtl w:val="0"/>
        </w:rPr>
      </w:r>
    </w:p>
    <w:p w:rsidR="00000000" w:rsidDel="00000000" w:rsidP="00000000" w:rsidRDefault="00000000" w:rsidRPr="00000000" w14:paraId="00000118">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9">
      <w:pPr>
        <w:contextualSpacing w:val="0"/>
        <w:rPr>
          <w:rFonts w:ascii="EB Garamond" w:cs="EB Garamond" w:eastAsia="EB Garamond" w:hAnsi="EB Garamond"/>
          <w:sz w:val="24"/>
          <w:szCs w:val="24"/>
        </w:rPr>
      </w:pPr>
      <w:r w:rsidDel="00000000" w:rsidR="00000000" w:rsidRPr="00000000">
        <w:rPr/>
        <w:drawing>
          <wp:inline distB="114300" distT="114300" distL="114300" distR="114300">
            <wp:extent cx="6028176" cy="4491038"/>
            <wp:effectExtent b="0" l="0" r="0" t="0"/>
            <wp:docPr id="5"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6028176"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rPr>
          <w:rFonts w:ascii="EB Garamond" w:cs="EB Garamond" w:eastAsia="EB Garamond" w:hAnsi="EB Garamond"/>
          <w:sz w:val="24"/>
          <w:szCs w:val="24"/>
        </w:rPr>
      </w:pPr>
      <w:r w:rsidDel="00000000" w:rsidR="00000000" w:rsidRPr="00000000">
        <w:rPr>
          <w:rtl w:val="0"/>
        </w:rPr>
        <w:t xml:space="preserve">A</w:t>
      </w:r>
      <w:r w:rsidDel="00000000" w:rsidR="00000000" w:rsidRPr="00000000">
        <w:rPr>
          <w:rFonts w:ascii="EB Garamond" w:cs="EB Garamond" w:eastAsia="EB Garamond" w:hAnsi="EB Garamond"/>
          <w:sz w:val="24"/>
          <w:szCs w:val="24"/>
          <w:rtl w:val="0"/>
        </w:rPr>
        <w:t xml:space="preserve">s you can see in the graph, the nodes are scattering all over, rendering the graph diff</w:t>
      </w:r>
      <w:r w:rsidDel="00000000" w:rsidR="00000000" w:rsidRPr="00000000">
        <w:rPr>
          <w:rtl w:val="0"/>
        </w:rPr>
        <w:t xml:space="preserve">icult to read</w:t>
      </w:r>
      <w:r w:rsidDel="00000000" w:rsidR="00000000" w:rsidRPr="00000000">
        <w:rPr>
          <w:rFonts w:ascii="EB Garamond" w:cs="EB Garamond" w:eastAsia="EB Garamond" w:hAnsi="EB Garamond"/>
          <w:sz w:val="24"/>
          <w:szCs w:val="24"/>
          <w:rtl w:val="0"/>
        </w:rPr>
        <w:t xml:space="preserve">. TensorBoard doesn’t know which nodes are similar to which nodes and should be grouped together. This </w:t>
      </w:r>
      <w:r w:rsidDel="00000000" w:rsidR="00000000" w:rsidRPr="00000000">
        <w:rPr>
          <w:rtl w:val="0"/>
        </w:rPr>
        <w:t xml:space="preserve">can make debugging your graph </w:t>
      </w:r>
      <w:r w:rsidDel="00000000" w:rsidR="00000000" w:rsidRPr="00000000">
        <w:rPr>
          <w:rFonts w:ascii="EB Garamond" w:cs="EB Garamond" w:eastAsia="EB Garamond" w:hAnsi="EB Garamond"/>
          <w:sz w:val="24"/>
          <w:szCs w:val="24"/>
          <w:rtl w:val="0"/>
        </w:rPr>
        <w:t xml:space="preserve">daunting when you build complex models with hundreds of ops. </w:t>
      </w:r>
    </w:p>
    <w:p w:rsidR="00000000" w:rsidDel="00000000" w:rsidP="00000000" w:rsidRDefault="00000000" w:rsidRPr="00000000" w14:paraId="0000011B">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C">
      <w:pPr>
        <w:contextualSpacing w:val="0"/>
        <w:rPr>
          <w:rFonts w:ascii="EB Garamond" w:cs="EB Garamond" w:eastAsia="EB Garamond" w:hAnsi="EB Garamond"/>
          <w:sz w:val="24"/>
          <w:szCs w:val="24"/>
        </w:rPr>
      </w:pP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ow can we </w:t>
      </w:r>
      <w:r w:rsidDel="00000000" w:rsidR="00000000" w:rsidRPr="00000000">
        <w:rPr>
          <w:rtl w:val="0"/>
        </w:rPr>
        <w:t xml:space="preserve">let</w:t>
      </w:r>
      <w:r w:rsidDel="00000000" w:rsidR="00000000" w:rsidRPr="00000000">
        <w:rPr>
          <w:rFonts w:ascii="EB Garamond" w:cs="EB Garamond" w:eastAsia="EB Garamond" w:hAnsi="EB Garamond"/>
          <w:sz w:val="24"/>
          <w:szCs w:val="24"/>
          <w:rtl w:val="0"/>
        </w:rPr>
        <w:t xml:space="preserve"> TensorBoard know which nodes should be grouped together? For example, we would like to group all ops related to input/output together, </w:t>
      </w:r>
      <w:r w:rsidDel="00000000" w:rsidR="00000000" w:rsidRPr="00000000">
        <w:rPr>
          <w:rtl w:val="0"/>
        </w:rPr>
        <w:t xml:space="preserve">and group</w:t>
      </w:r>
      <w:r w:rsidDel="00000000" w:rsidR="00000000" w:rsidRPr="00000000">
        <w:rPr>
          <w:rFonts w:ascii="EB Garamond" w:cs="EB Garamond" w:eastAsia="EB Garamond" w:hAnsi="EB Garamond"/>
          <w:sz w:val="24"/>
          <w:szCs w:val="24"/>
          <w:rtl w:val="0"/>
        </w:rPr>
        <w:t xml:space="preserve"> all ops related to NCE loss together. TensorFlow lets us do that with name</w:t>
      </w:r>
      <w:r w:rsidDel="00000000" w:rsidR="00000000" w:rsidRPr="00000000">
        <w:rPr>
          <w:rtl w:val="0"/>
        </w:rPr>
        <w:t xml:space="preserve">_</w:t>
      </w:r>
      <w:r w:rsidDel="00000000" w:rsidR="00000000" w:rsidRPr="00000000">
        <w:rPr>
          <w:rFonts w:ascii="EB Garamond" w:cs="EB Garamond" w:eastAsia="EB Garamond" w:hAnsi="EB Garamond"/>
          <w:sz w:val="24"/>
          <w:szCs w:val="24"/>
          <w:rtl w:val="0"/>
        </w:rPr>
        <w:t xml:space="preserve">scope. You can put all the ops that you want to group together under the block: </w:t>
      </w:r>
    </w:p>
    <w:p w:rsidR="00000000" w:rsidDel="00000000" w:rsidP="00000000" w:rsidRDefault="00000000" w:rsidRPr="00000000" w14:paraId="0000011D">
      <w:pPr>
        <w:contextualSpacing w:val="0"/>
        <w:rPr>
          <w:rFonts w:ascii="EB Garamond" w:cs="EB Garamond" w:eastAsia="EB Garamond" w:hAnsi="EB Garamond"/>
          <w:sz w:val="24"/>
          <w:szCs w:val="24"/>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name_of_that_scope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1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op_1</w:t>
            </w:r>
            <w:r w:rsidDel="00000000" w:rsidR="00000000" w:rsidRPr="00000000">
              <w:rPr>
                <w:rtl w:val="0"/>
              </w:rPr>
            </w:r>
          </w:p>
          <w:p w:rsidR="00000000" w:rsidDel="00000000" w:rsidP="00000000" w:rsidRDefault="00000000" w:rsidRPr="00000000" w14:paraId="0000012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declare op_2</w:t>
            </w:r>
            <w:r w:rsidDel="00000000" w:rsidR="00000000" w:rsidRPr="00000000">
              <w:rPr>
                <w:rtl w:val="0"/>
              </w:rPr>
            </w:r>
          </w:p>
          <w:p w:rsidR="00000000" w:rsidDel="00000000" w:rsidP="00000000" w:rsidRDefault="00000000" w:rsidRPr="00000000" w14:paraId="0000012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880000"/>
                <w:sz w:val="18"/>
                <w:szCs w:val="18"/>
                <w:rtl w:val="0"/>
              </w:rPr>
              <w:t xml:space="preserve"># ...</w:t>
            </w:r>
            <w:r w:rsidDel="00000000" w:rsidR="00000000" w:rsidRPr="00000000">
              <w:rPr>
                <w:rtl w:val="0"/>
              </w:rPr>
            </w:r>
          </w:p>
        </w:tc>
      </w:tr>
    </w:tbl>
    <w:p w:rsidR="00000000" w:rsidDel="00000000" w:rsidP="00000000" w:rsidRDefault="00000000" w:rsidRPr="00000000" w14:paraId="00000122">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23">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For example, our graph can have </w:t>
      </w:r>
      <w:r w:rsidDel="00000000" w:rsidR="00000000" w:rsidRPr="00000000">
        <w:rPr>
          <w:rtl w:val="0"/>
        </w:rPr>
        <w:t xml:space="preserve">four name scopes</w:t>
      </w:r>
      <w:r w:rsidDel="00000000" w:rsidR="00000000" w:rsidRPr="00000000">
        <w:rPr>
          <w:rFonts w:ascii="EB Garamond" w:cs="EB Garamond" w:eastAsia="EB Garamond" w:hAnsi="EB Garamond"/>
          <w:sz w:val="24"/>
          <w:szCs w:val="24"/>
          <w:rtl w:val="0"/>
        </w:rPr>
        <w:t xml:space="preserve">: “</w:t>
      </w:r>
      <w:r w:rsidDel="00000000" w:rsidR="00000000" w:rsidRPr="00000000">
        <w:rPr>
          <w:rtl w:val="0"/>
        </w:rPr>
        <w:t xml:space="preserve">d</w:t>
      </w:r>
      <w:r w:rsidDel="00000000" w:rsidR="00000000" w:rsidRPr="00000000">
        <w:rPr>
          <w:rFonts w:ascii="EB Garamond" w:cs="EB Garamond" w:eastAsia="EB Garamond" w:hAnsi="EB Garamond"/>
          <w:sz w:val="24"/>
          <w:szCs w:val="24"/>
          <w:rtl w:val="0"/>
        </w:rPr>
        <w:t xml:space="preserve">ata”, “embed”, “</w:t>
      </w:r>
      <w:r w:rsidDel="00000000" w:rsidR="00000000" w:rsidRPr="00000000">
        <w:rPr>
          <w:rtl w:val="0"/>
        </w:rPr>
        <w:t xml:space="preserve">loss</w:t>
      </w:r>
      <w:r w:rsidDel="00000000" w:rsidR="00000000" w:rsidRPr="00000000">
        <w:rPr>
          <w:rFonts w:ascii="EB Garamond" w:cs="EB Garamond" w:eastAsia="EB Garamond" w:hAnsi="EB Garamond"/>
          <w:sz w:val="24"/>
          <w:szCs w:val="24"/>
          <w:rtl w:val="0"/>
        </w:rPr>
        <w:t xml:space="preserve">”, and </w:t>
      </w:r>
      <w:r w:rsidDel="00000000" w:rsidR="00000000" w:rsidRPr="00000000">
        <w:rPr>
          <w:rtl w:val="0"/>
        </w:rPr>
        <w:t xml:space="preserve">“optimizer”.</w:t>
      </w:r>
      <w:r w:rsidDel="00000000" w:rsidR="00000000" w:rsidRPr="00000000">
        <w:rPr>
          <w:rtl w:val="0"/>
        </w:rPr>
      </w:r>
    </w:p>
    <w:p w:rsidR="00000000" w:rsidDel="00000000" w:rsidP="00000000" w:rsidRDefault="00000000" w:rsidRPr="00000000" w14:paraId="00000124">
      <w:pPr>
        <w:contextualSpacing w:val="0"/>
        <w:rPr>
          <w:rFonts w:ascii="EB Garamond" w:cs="EB Garamond" w:eastAsia="EB Garamond" w:hAnsi="EB Garamond"/>
          <w:sz w:val="24"/>
          <w:szCs w:val="24"/>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target_words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8">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embed_matrix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2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random_uniform_initializer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2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embed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embedding_lookup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embed_matrix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center_words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'embedding')</w:t>
            </w:r>
            <w:r w:rsidDel="00000000" w:rsidR="00000000" w:rsidRPr="00000000">
              <w:rPr>
                <w:rtl w:val="0"/>
              </w:rPr>
            </w:r>
          </w:p>
          <w:p w:rsidR="00000000" w:rsidDel="00000000" w:rsidP="00000000" w:rsidRDefault="00000000" w:rsidRPr="00000000" w14:paraId="0000012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nce_weight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EMBED_SIZE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nce_bias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'nce_bias'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3">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reduce_mean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nce_weight</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nce_bias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target_words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embed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num_sampled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NUM_SAMPLED</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3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num_classes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VOCAB_SIZE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13A">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3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3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tl w:val="0"/>
              </w:rPr>
            </w:r>
          </w:p>
        </w:tc>
      </w:tr>
    </w:tbl>
    <w:p w:rsidR="00000000" w:rsidDel="00000000" w:rsidP="00000000" w:rsidRDefault="00000000" w:rsidRPr="00000000" w14:paraId="0000013D">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3E">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When you visualize that on TensorBoard, you will see your nodes are grouped into neat blocks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drawing>
          <wp:inline distB="114300" distT="114300" distL="114300" distR="114300">
            <wp:extent cx="5614988" cy="2915474"/>
            <wp:effectExtent b="0" l="0" r="0" t="0"/>
            <wp:docPr id="6"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5614988" cy="29154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42">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You can click on the plus sign on top of each name scope block to see all the ops inside that block. Take your time to play around with it.</w:t>
      </w:r>
    </w:p>
    <w:p w:rsidR="00000000" w:rsidDel="00000000" w:rsidP="00000000" w:rsidRDefault="00000000" w:rsidRPr="00000000" w14:paraId="00000143">
      <w:pPr>
        <w:contextualSpacing w:val="0"/>
        <w:rPr>
          <w:rFonts w:ascii="EB Garamond" w:cs="EB Garamond" w:eastAsia="EB Garamond" w:hAnsi="EB Garamon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-209549</wp:posOffset>
            </wp:positionH>
            <wp:positionV relativeFrom="paragraph">
              <wp:posOffset>76200</wp:posOffset>
            </wp:positionV>
            <wp:extent cx="2885947" cy="3119438"/>
            <wp:effectExtent b="0" l="0" r="0" t="0"/>
            <wp:wrapSquare wrapText="bothSides" distB="114300" distT="114300" distL="114300" distR="114300"/>
            <wp:docPr id="12" name="image31.jpg"/>
            <a:graphic>
              <a:graphicData uri="http://schemas.openxmlformats.org/drawingml/2006/picture">
                <pic:pic>
                  <pic:nvPicPr>
                    <pic:cNvPr id="0" name="image31.jpg"/>
                    <pic:cNvPicPr preferRelativeResize="0"/>
                  </pic:nvPicPr>
                  <pic:blipFill>
                    <a:blip r:embed="rId33"/>
                    <a:srcRect b="0" l="0" r="0" t="0"/>
                    <a:stretch>
                      <a:fillRect/>
                    </a:stretch>
                  </pic:blipFill>
                  <pic:spPr>
                    <a:xfrm>
                      <a:off x="0" y="0"/>
                      <a:ext cx="2885947" cy="3119438"/>
                    </a:xfrm>
                    <a:prstGeom prst="rect"/>
                    <a:ln/>
                  </pic:spPr>
                </pic:pic>
              </a:graphicData>
            </a:graphic>
          </wp:anchor>
        </w:drawing>
      </w:r>
    </w:p>
    <w:p w:rsidR="00000000" w:rsidDel="00000000" w:rsidP="00000000" w:rsidRDefault="00000000" w:rsidRPr="00000000" w14:paraId="00000144">
      <w:pPr>
        <w:contextualSpacing w:val="0"/>
        <w:rPr>
          <w:color w:val="111111"/>
          <w:shd w:fill="fdfdfd" w:val="clear"/>
        </w:rPr>
      </w:pPr>
      <w:r w:rsidDel="00000000" w:rsidR="00000000" w:rsidRPr="00000000">
        <w:rPr>
          <w:rFonts w:ascii="EB Garamond" w:cs="EB Garamond" w:eastAsia="EB Garamond" w:hAnsi="EB Garamond"/>
          <w:sz w:val="24"/>
          <w:szCs w:val="24"/>
          <w:rtl w:val="0"/>
        </w:rPr>
        <w:t xml:space="preserve">TensorBoard has </w:t>
      </w:r>
      <w:r w:rsidDel="00000000" w:rsidR="00000000" w:rsidRPr="00000000">
        <w:rPr>
          <w:rtl w:val="0"/>
        </w:rPr>
        <w:t xml:space="preserve">three</w:t>
      </w:r>
      <w:r w:rsidDel="00000000" w:rsidR="00000000" w:rsidRPr="00000000">
        <w:rPr>
          <w:rFonts w:ascii="EB Garamond" w:cs="EB Garamond" w:eastAsia="EB Garamond" w:hAnsi="EB Garamond"/>
          <w:sz w:val="24"/>
          <w:szCs w:val="24"/>
          <w:rtl w:val="0"/>
        </w:rPr>
        <w:t xml:space="preserve"> kinds of edges: the solid grey </w:t>
      </w:r>
      <w:r w:rsidDel="00000000" w:rsidR="00000000" w:rsidRPr="00000000">
        <w:rPr>
          <w:rtl w:val="0"/>
        </w:rPr>
        <w:t xml:space="preserve">arrows, the solid orange arrows,</w:t>
      </w:r>
      <w:r w:rsidDel="00000000" w:rsidR="00000000" w:rsidRPr="00000000">
        <w:rPr>
          <w:rFonts w:ascii="EB Garamond" w:cs="EB Garamond" w:eastAsia="EB Garamond" w:hAnsi="EB Garamond"/>
          <w:sz w:val="24"/>
          <w:szCs w:val="24"/>
          <w:rtl w:val="0"/>
        </w:rPr>
        <w:t xml:space="preserve"> and the dotted </w:t>
      </w:r>
      <w:r w:rsidDel="00000000" w:rsidR="00000000" w:rsidRPr="00000000">
        <w:rPr>
          <w:rtl w:val="0"/>
        </w:rPr>
        <w:t xml:space="preserve">arrows</w:t>
      </w:r>
      <w:r w:rsidDel="00000000" w:rsidR="00000000" w:rsidRPr="00000000">
        <w:rPr>
          <w:rFonts w:ascii="EB Garamond" w:cs="EB Garamond" w:eastAsia="EB Garamond" w:hAnsi="EB Garamond"/>
          <w:sz w:val="24"/>
          <w:szCs w:val="24"/>
          <w:rtl w:val="0"/>
        </w:rPr>
        <w:t xml:space="preserve">. The solid </w:t>
      </w:r>
      <w:r w:rsidDel="00000000" w:rsidR="00000000" w:rsidRPr="00000000">
        <w:rPr>
          <w:rtl w:val="0"/>
        </w:rPr>
        <w:t xml:space="preserve">grey arrows</w:t>
      </w:r>
      <w:r w:rsidDel="00000000" w:rsidR="00000000" w:rsidRPr="00000000">
        <w:rPr>
          <w:rFonts w:ascii="EB Garamond" w:cs="EB Garamond" w:eastAsia="EB Garamond" w:hAnsi="EB Garamond"/>
          <w:sz w:val="24"/>
          <w:szCs w:val="24"/>
          <w:rtl w:val="0"/>
        </w:rPr>
        <w:t xml:space="preserve"> represent </w:t>
      </w:r>
      <w:r w:rsidDel="00000000" w:rsidR="00000000" w:rsidRPr="00000000">
        <w:rPr>
          <w:rFonts w:ascii="EB Garamond" w:cs="EB Garamond" w:eastAsia="EB Garamond" w:hAnsi="EB Garamond"/>
          <w:color w:val="111111"/>
          <w:sz w:val="24"/>
          <w:szCs w:val="24"/>
          <w:shd w:fill="fdfdfd" w:val="clear"/>
          <w:rtl w:val="0"/>
        </w:rPr>
        <w:t xml:space="preserve">data flow edges. For example, the op </w:t>
      </w:r>
      <w:r w:rsidDel="00000000" w:rsidR="00000000" w:rsidRPr="00000000">
        <w:rPr>
          <w:rFonts w:ascii="Consolas" w:cs="Consolas" w:eastAsia="Consolas" w:hAnsi="Consolas"/>
          <w:color w:val="111111"/>
          <w:sz w:val="18"/>
          <w:szCs w:val="18"/>
          <w:shd w:fill="fdfdfd" w:val="clear"/>
          <w:rtl w:val="0"/>
        </w:rPr>
        <w:t xml:space="preserve">tf.add(x + y)</w:t>
      </w:r>
      <w:r w:rsidDel="00000000" w:rsidR="00000000" w:rsidRPr="00000000">
        <w:rPr>
          <w:rFonts w:ascii="EB Garamond" w:cs="EB Garamond" w:eastAsia="EB Garamond" w:hAnsi="EB Garamond"/>
          <w:color w:val="111111"/>
          <w:sz w:val="24"/>
          <w:szCs w:val="24"/>
          <w:shd w:fill="fdfdfd" w:val="clear"/>
          <w:rtl w:val="0"/>
        </w:rPr>
        <w:t xml:space="preserve"> </w:t>
      </w:r>
      <w:r w:rsidDel="00000000" w:rsidR="00000000" w:rsidRPr="00000000">
        <w:rPr>
          <w:color w:val="111111"/>
          <w:shd w:fill="fdfdfd" w:val="clear"/>
          <w:rtl w:val="0"/>
        </w:rPr>
        <w:t xml:space="preserve">get the values from </w:t>
      </w:r>
      <w:r w:rsidDel="00000000" w:rsidR="00000000" w:rsidRPr="00000000">
        <w:rPr>
          <w:rFonts w:ascii="EB Garamond" w:cs="EB Garamond" w:eastAsia="EB Garamond" w:hAnsi="EB Garamond"/>
          <w:color w:val="111111"/>
          <w:sz w:val="24"/>
          <w:szCs w:val="24"/>
          <w:shd w:fill="fdfdfd" w:val="clear"/>
          <w:rtl w:val="0"/>
        </w:rPr>
        <w:t xml:space="preserve">x and y. </w:t>
      </w:r>
      <w:r w:rsidDel="00000000" w:rsidR="00000000" w:rsidRPr="00000000">
        <w:rPr>
          <w:rtl w:val="0"/>
        </w:rPr>
        <w:t xml:space="preserve">The solid orange arrows are reference edges which represent which ops can mutate which ops. In this graph, it means that our optimizer can mutate -- in this case, update through backprop -- </w:t>
      </w:r>
      <w:r w:rsidDel="00000000" w:rsidR="00000000" w:rsidRPr="00000000">
        <w:rPr>
          <w:rFonts w:ascii="Consolas" w:cs="Consolas" w:eastAsia="Consolas" w:hAnsi="Consolas"/>
          <w:sz w:val="18"/>
          <w:szCs w:val="18"/>
          <w:rtl w:val="0"/>
        </w:rPr>
        <w:t xml:space="preserve">nce_weights</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nce_bias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embed_matrix.</w:t>
      </w:r>
      <w:r w:rsidDel="00000000" w:rsidR="00000000" w:rsidRPr="00000000">
        <w:rPr>
          <w:rFonts w:ascii="EB Garamond" w:cs="EB Garamond" w:eastAsia="EB Garamond" w:hAnsi="EB Garamond"/>
          <w:color w:val="111111"/>
          <w:sz w:val="24"/>
          <w:szCs w:val="24"/>
          <w:shd w:fill="fdfdfd" w:val="clear"/>
          <w:rtl w:val="0"/>
        </w:rPr>
        <w:t xml:space="preserve">The dotted arrows represent control dependence edges. For example,</w:t>
      </w:r>
      <w:r w:rsidDel="00000000" w:rsidR="00000000" w:rsidRPr="00000000">
        <w:rPr>
          <w:color w:val="111111"/>
          <w:shd w:fill="fdfdfd" w:val="clear"/>
          <w:rtl w:val="0"/>
        </w:rPr>
        <w:t xml:space="preserve"> </w:t>
      </w:r>
      <w:r w:rsidDel="00000000" w:rsidR="00000000" w:rsidRPr="00000000">
        <w:rPr>
          <w:rFonts w:ascii="Consolas" w:cs="Consolas" w:eastAsia="Consolas" w:hAnsi="Consolas"/>
          <w:color w:val="111111"/>
          <w:sz w:val="18"/>
          <w:szCs w:val="18"/>
          <w:shd w:fill="fdfdfd" w:val="clear"/>
          <w:rtl w:val="0"/>
        </w:rPr>
        <w:t xml:space="preserve">nce_weight</w:t>
      </w:r>
      <w:r w:rsidDel="00000000" w:rsidR="00000000" w:rsidRPr="00000000">
        <w:rPr>
          <w:rFonts w:ascii="EB Garamond" w:cs="EB Garamond" w:eastAsia="EB Garamond" w:hAnsi="EB Garamond"/>
          <w:color w:val="111111"/>
          <w:sz w:val="24"/>
          <w:szCs w:val="24"/>
          <w:shd w:fill="fdfdfd" w:val="clear"/>
          <w:rtl w:val="0"/>
        </w:rPr>
        <w:t xml:space="preserve"> can only be execu</w:t>
      </w:r>
      <w:r w:rsidDel="00000000" w:rsidR="00000000" w:rsidRPr="00000000">
        <w:rPr>
          <w:color w:val="111111"/>
          <w:shd w:fill="fdfdfd" w:val="clear"/>
          <w:rtl w:val="0"/>
        </w:rPr>
        <w:t xml:space="preserve">ted after </w:t>
      </w:r>
      <w:r w:rsidDel="00000000" w:rsidR="00000000" w:rsidRPr="00000000">
        <w:rPr>
          <w:rFonts w:ascii="Consolas" w:cs="Consolas" w:eastAsia="Consolas" w:hAnsi="Consolas"/>
          <w:color w:val="111111"/>
          <w:sz w:val="18"/>
          <w:szCs w:val="18"/>
          <w:shd w:fill="fdfdfd" w:val="clear"/>
          <w:rtl w:val="0"/>
        </w:rPr>
        <w:t xml:space="preserve">init</w:t>
      </w:r>
      <w:r w:rsidDel="00000000" w:rsidR="00000000" w:rsidRPr="00000000">
        <w:rPr>
          <w:color w:val="111111"/>
          <w:shd w:fill="fdfdfd" w:val="clear"/>
          <w:rtl w:val="0"/>
        </w:rPr>
        <w:t xml:space="preserve"> -- a variable can only be </w:t>
      </w:r>
      <w:r w:rsidDel="00000000" w:rsidR="00000000" w:rsidRPr="00000000">
        <w:rPr>
          <w:rFonts w:ascii="EB Garamond" w:cs="EB Garamond" w:eastAsia="EB Garamond" w:hAnsi="EB Garamond"/>
          <w:color w:val="111111"/>
          <w:sz w:val="24"/>
          <w:szCs w:val="24"/>
          <w:shd w:fill="fdfdfd" w:val="clear"/>
          <w:rtl w:val="0"/>
        </w:rPr>
        <w:t xml:space="preserve">used after being initialized. Control dependencies can be declared using tf.Graph.control_dependencies(control_inputs)</w:t>
      </w:r>
      <w:r w:rsidDel="00000000" w:rsidR="00000000" w:rsidRPr="00000000">
        <w:rPr>
          <w:color w:val="111111"/>
          <w:shd w:fill="fdfdfd" w:val="clear"/>
          <w:rtl w:val="0"/>
        </w:rPr>
        <w:t xml:space="preserve">.</w:t>
      </w:r>
    </w:p>
    <w:p w:rsidR="00000000" w:rsidDel="00000000" w:rsidP="00000000" w:rsidRDefault="00000000" w:rsidRPr="00000000" w14:paraId="00000145">
      <w:pPr>
        <w:contextualSpacing w:val="0"/>
        <w:rPr>
          <w:rFonts w:ascii="EB Garamond" w:cs="EB Garamond" w:eastAsia="EB Garamond" w:hAnsi="EB Garamond"/>
          <w:color w:val="111111"/>
          <w:sz w:val="24"/>
          <w:szCs w:val="24"/>
          <w:shd w:fill="fdfdfd" w:val="clear"/>
        </w:rPr>
      </w:pPr>
      <w:r w:rsidDel="00000000" w:rsidR="00000000" w:rsidRPr="00000000">
        <w:rPr>
          <w:color w:val="111111"/>
          <w:shd w:fill="fdfdfd" w:val="clear"/>
          <w:rtl w:val="0"/>
        </w:rPr>
        <w:t xml:space="preserve">To see the full model of word2vec with name scope defined, see </w:t>
      </w:r>
      <w:hyperlink r:id="rId34">
        <w:r w:rsidDel="00000000" w:rsidR="00000000" w:rsidRPr="00000000">
          <w:rPr>
            <w:rFonts w:ascii="Consolas" w:cs="Consolas" w:eastAsia="Consolas" w:hAnsi="Consolas"/>
            <w:color w:val="1155cc"/>
            <w:sz w:val="18"/>
            <w:szCs w:val="18"/>
            <w:u w:val="single"/>
            <w:shd w:fill="fdfdfd" w:val="clear"/>
            <w:rtl w:val="0"/>
          </w:rPr>
          <w:t xml:space="preserve">examples/04_word2vec_visualize.py</w:t>
        </w:r>
      </w:hyperlink>
      <w:r w:rsidDel="00000000" w:rsidR="00000000" w:rsidRPr="00000000">
        <w:rPr>
          <w:color w:val="111111"/>
          <w:shd w:fill="fdfdfd" w:val="clear"/>
          <w:rtl w:val="0"/>
        </w:rPr>
        <w:t xml:space="preserve"> on the class’s GitHub repo.</w:t>
      </w:r>
      <w:r w:rsidDel="00000000" w:rsidR="00000000" w:rsidRPr="00000000">
        <w:rPr>
          <w:rtl w:val="0"/>
        </w:rPr>
      </w:r>
    </w:p>
    <w:p w:rsidR="00000000" w:rsidDel="00000000" w:rsidP="00000000" w:rsidRDefault="00000000" w:rsidRPr="00000000" w14:paraId="00000146">
      <w:pPr>
        <w:pStyle w:val="Heading3"/>
        <w:contextualSpacing w:val="0"/>
        <w:rPr/>
      </w:pPr>
      <w:bookmarkStart w:colFirst="0" w:colLast="0" w:name="_2ipgopusdsaf" w:id="11"/>
      <w:bookmarkEnd w:id="11"/>
      <w:r w:rsidDel="00000000" w:rsidR="00000000" w:rsidRPr="00000000">
        <w:rPr>
          <w:rtl w:val="0"/>
        </w:rPr>
        <w:t xml:space="preserve">Variable scope</w:t>
      </w:r>
    </w:p>
    <w:p w:rsidR="00000000" w:rsidDel="00000000" w:rsidP="00000000" w:rsidRDefault="00000000" w:rsidRPr="00000000" w14:paraId="00000147">
      <w:pPr>
        <w:contextualSpacing w:val="0"/>
        <w:rPr/>
      </w:pPr>
      <w:r w:rsidDel="00000000" w:rsidR="00000000" w:rsidRPr="00000000">
        <w:rPr>
          <w:rtl w:val="0"/>
        </w:rPr>
        <w:t xml:space="preserve">One of the questions I’m often asked is: “So what’s the difference between name_scope and variable_scope”. While both create namespaces, the main thing variable_scope does is to facilitate variable sharing. Let’s explore why we need variable sharing.</w:t>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pPr>
      <w:r w:rsidDel="00000000" w:rsidR="00000000" w:rsidRPr="00000000">
        <w:rPr>
          <w:rtl w:val="0"/>
        </w:rPr>
        <w:t xml:space="preserve">Assume that we want to create a neural network with two hidden layers as followed. We then called that two hidden layers network on two different input x1 and x2.</w:t>
      </w:r>
    </w:p>
    <w:p w:rsidR="00000000" w:rsidDel="00000000" w:rsidP="00000000" w:rsidRDefault="00000000" w:rsidRPr="00000000" w14:paraId="0000014A">
      <w:pPr>
        <w:contextualSpacing w:val="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'x1')</w:t>
            </w:r>
            <w:r w:rsidDel="00000000" w:rsidR="00000000" w:rsidRPr="00000000">
              <w:rPr>
                <w:rtl w:val="0"/>
              </w:rPr>
            </w:r>
          </w:p>
          <w:p w:rsidR="00000000" w:rsidDel="00000000" w:rsidP="00000000" w:rsidRDefault="00000000" w:rsidRPr="00000000" w14:paraId="0000014C">
            <w:pPr>
              <w:widowControl w:val="0"/>
              <w:spacing w:line="240" w:lineRule="auto"/>
              <w:contextualSpacing w:val="0"/>
              <w:rPr/>
            </w:pPr>
            <w:r w:rsidDel="00000000" w:rsidR="00000000" w:rsidRPr="00000000">
              <w:rPr>
                <w:rFonts w:ascii="Consolas" w:cs="Consolas" w:eastAsia="Consolas" w:hAnsi="Consolas"/>
                <w:sz w:val="18"/>
                <w:szCs w:val="18"/>
                <w:rtl w:val="0"/>
              </w:rPr>
              <w:t xml:space="preserve">x2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'x2')</w:t>
            </w:r>
            <w:r w:rsidDel="00000000" w:rsidR="00000000" w:rsidRPr="00000000">
              <w:rPr>
                <w:rtl w:val="0"/>
              </w:rPr>
            </w:r>
          </w:p>
        </w:tc>
      </w:tr>
    </w:tbl>
    <w:p w:rsidR="00000000" w:rsidDel="00000000" w:rsidP="00000000" w:rsidRDefault="00000000" w:rsidRPr="00000000" w14:paraId="0000014D">
      <w:pP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"h1_weights")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"h1_biases")</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h1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b1</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assert</w:t>
            </w:r>
            <w:r w:rsidDel="00000000" w:rsidR="00000000" w:rsidRPr="00000000">
              <w:rPr>
                <w:rFonts w:ascii="Consolas" w:cs="Consolas" w:eastAsia="Consolas" w:hAnsi="Consolas"/>
                <w:color w:val="000000"/>
                <w:sz w:val="18"/>
                <w:szCs w:val="18"/>
                <w:rtl w:val="0"/>
              </w:rPr>
              <w:t xml:space="preserve"> 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as_list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"h2_weights")</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zeros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"h2_biases")</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b2</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logits</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logits1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x1)</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logits2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two_hidden_layers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x2)</w:t>
            </w:r>
            <w:r w:rsidDel="00000000" w:rsidR="00000000" w:rsidRPr="00000000">
              <w:rPr>
                <w:rtl w:val="0"/>
              </w:rPr>
            </w:r>
          </w:p>
        </w:tc>
      </w:tr>
    </w:tbl>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t xml:space="preserve">If we visualize this on TensorBoard, this is what we see.</w:t>
      </w:r>
    </w:p>
    <w:p w:rsidR="00000000" w:rsidDel="00000000" w:rsidP="00000000" w:rsidRDefault="00000000" w:rsidRPr="00000000" w14:paraId="0000015D">
      <w:pPr>
        <w:contextualSpacing w:val="0"/>
        <w:rPr/>
      </w:pPr>
      <w:r w:rsidDel="00000000" w:rsidR="00000000" w:rsidRPr="00000000">
        <w:rPr/>
        <w:drawing>
          <wp:inline distB="19050" distT="19050" distL="19050" distR="19050">
            <wp:extent cx="4910138" cy="3139997"/>
            <wp:effectExtent b="0" l="0" r="0" t="0"/>
            <wp:docPr id="11"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4910138" cy="313999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contextualSpacing w:val="0"/>
        <w:rPr>
          <w:color w:val="111111"/>
          <w:shd w:fill="fdfdfd" w:val="clear"/>
        </w:rPr>
      </w:pPr>
      <w:r w:rsidDel="00000000" w:rsidR="00000000" w:rsidRPr="00000000">
        <w:rPr>
          <w:rtl w:val="0"/>
        </w:rPr>
      </w:r>
    </w:p>
    <w:p w:rsidR="00000000" w:rsidDel="00000000" w:rsidP="00000000" w:rsidRDefault="00000000" w:rsidRPr="00000000" w14:paraId="0000015F">
      <w:pPr>
        <w:contextualSpacing w:val="0"/>
        <w:rPr>
          <w:color w:val="111111"/>
          <w:shd w:fill="fdfdfd" w:val="clear"/>
        </w:rPr>
      </w:pPr>
      <w:r w:rsidDel="00000000" w:rsidR="00000000" w:rsidRPr="00000000">
        <w:rPr>
          <w:color w:val="111111"/>
          <w:shd w:fill="fdfdfd" w:val="clear"/>
          <w:rtl w:val="0"/>
        </w:rPr>
        <w:t xml:space="preserve">Each time you call two network, TensorFlow creates a different set of variables, while in fact, you want the network to share the same variables for all inputs, whether it’s x1, x2, or more. To do this, we first need to use tf.get_variable(). When we create a variable with tf.get_variable(), it first checks whether that variable exists. If it does, reuse it. If not, create a new one. However, if we simply replace tf.Variable() with tf.get_variable() such as the following:</w:t>
      </w:r>
    </w:p>
    <w:tbl>
      <w:tblPr>
        <w:tblStyle w:val="Table19"/>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w:t>
            </w: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b1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"h1_biases"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b1</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assert</w:t>
            </w:r>
            <w:r w:rsidDel="00000000" w:rsidR="00000000" w:rsidRPr="00000000">
              <w:rPr>
                <w:rFonts w:ascii="Consolas" w:cs="Consolas" w:eastAsia="Consolas" w:hAnsi="Consolas"/>
                <w:color w:val="000000"/>
                <w:sz w:val="18"/>
                <w:szCs w:val="18"/>
                <w:shd w:fill="fdfdfd" w:val="clear"/>
                <w:rtl w:val="0"/>
              </w:rPr>
              <w:t xml:space="preserve"> 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as_list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w2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"h2_weights"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50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random_normal_initializer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shd w:fill="6fa8dc" w:val="clear"/>
                <w:rtl w:val="0"/>
              </w:rPr>
              <w:t xml:space="preserve">    b2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get_variable</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8800"/>
                <w:sz w:val="18"/>
                <w:szCs w:val="18"/>
                <w:shd w:fill="6fa8dc" w:val="clear"/>
                <w:rtl w:val="0"/>
              </w:rPr>
              <w:t xml:space="preserve">"h2_biases"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10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 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tf</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constant_initializer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6666"/>
                <w:sz w:val="18"/>
                <w:szCs w:val="18"/>
                <w:shd w:fill="6fa8dc" w:val="clear"/>
                <w:rtl w:val="0"/>
              </w:rPr>
              <w:t xml:space="preserve">0.0</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b2</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logits</w:t>
            </w:r>
            <w:r w:rsidDel="00000000" w:rsidR="00000000" w:rsidRPr="00000000">
              <w:rPr>
                <w:rtl w:val="0"/>
              </w:rPr>
            </w:r>
          </w:p>
        </w:tc>
      </w:tr>
    </w:tbl>
    <w:p w:rsidR="00000000" w:rsidDel="00000000" w:rsidP="00000000" w:rsidRDefault="00000000" w:rsidRPr="00000000" w14:paraId="0000016A">
      <w:pPr>
        <w:contextualSpacing w:val="0"/>
        <w:rPr>
          <w:color w:val="111111"/>
          <w:shd w:fill="fdfdfd" w:val="clear"/>
        </w:rPr>
      </w:pPr>
      <w:r w:rsidDel="00000000" w:rsidR="00000000" w:rsidRPr="00000000">
        <w:rPr>
          <w:rtl w:val="0"/>
        </w:rPr>
      </w:r>
    </w:p>
    <w:p w:rsidR="00000000" w:rsidDel="00000000" w:rsidP="00000000" w:rsidRDefault="00000000" w:rsidRPr="00000000" w14:paraId="0000016B">
      <w:pPr>
        <w:contextualSpacing w:val="0"/>
        <w:rPr>
          <w:color w:val="111111"/>
          <w:shd w:fill="fdfdfd" w:val="clear"/>
        </w:rPr>
      </w:pPr>
      <w:r w:rsidDel="00000000" w:rsidR="00000000" w:rsidRPr="00000000">
        <w:rPr>
          <w:color w:val="111111"/>
          <w:shd w:fill="fdfdfd" w:val="clear"/>
          <w:rtl w:val="0"/>
        </w:rPr>
        <w:t xml:space="preserve">We will run into this error:</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111111"/>
                <w:shd w:fill="fdfdfd" w:val="clear"/>
              </w:rPr>
            </w:pPr>
            <w:r w:rsidDel="00000000" w:rsidR="00000000" w:rsidRPr="00000000">
              <w:rPr>
                <w:rFonts w:ascii="Consolas" w:cs="Consolas" w:eastAsia="Consolas" w:hAnsi="Consolas"/>
                <w:color w:val="660066"/>
                <w:sz w:val="18"/>
                <w:szCs w:val="18"/>
                <w:shd w:fill="fdfdfd" w:val="clear"/>
                <w:rtl w:val="0"/>
              </w:rPr>
              <w:t xml:space="preserve">ValueError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000000"/>
                <w:sz w:val="18"/>
                <w:szCs w:val="18"/>
                <w:shd w:fill="fdfdfd" w:val="clear"/>
                <w:rtl w:val="0"/>
              </w:rPr>
              <w:t xml:space="preserve"> h1_weights already exists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disallowed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Did</w:t>
            </w:r>
            <w:r w:rsidDel="00000000" w:rsidR="00000000" w:rsidRPr="00000000">
              <w:rPr>
                <w:rFonts w:ascii="Consolas" w:cs="Consolas" w:eastAsia="Consolas" w:hAnsi="Consolas"/>
                <w:color w:val="000000"/>
                <w:sz w:val="18"/>
                <w:szCs w:val="18"/>
                <w:shd w:fill="fdfdfd" w:val="clear"/>
                <w:rtl w:val="0"/>
              </w:rPr>
              <w:t xml:space="preserve"> you mean to </w:t>
            </w:r>
            <w:r w:rsidDel="00000000" w:rsidR="00000000" w:rsidRPr="00000000">
              <w:rPr>
                <w:rFonts w:ascii="Consolas" w:cs="Consolas" w:eastAsia="Consolas" w:hAnsi="Consolas"/>
                <w:color w:val="000088"/>
                <w:sz w:val="18"/>
                <w:szCs w:val="18"/>
                <w:shd w:fill="fdfdfd" w:val="clear"/>
                <w:rtl w:val="0"/>
              </w:rPr>
              <w:t xml:space="preserve">set</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or</w:t>
            </w:r>
            <w:r w:rsidDel="00000000" w:rsidR="00000000" w:rsidRPr="00000000">
              <w:rPr>
                <w:rFonts w:ascii="Consolas" w:cs="Consolas" w:eastAsia="Consolas" w:hAnsi="Consolas"/>
                <w:color w:val="000000"/>
                <w:sz w:val="18"/>
                <w:szCs w:val="18"/>
                <w:shd w:fill="fdfdfd" w:val="clear"/>
                <w:rtl w:val="0"/>
              </w:rPr>
              <w:t xml:space="preserve"> reuse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AUTO_REUSE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0066"/>
                <w:sz w:val="18"/>
                <w:szCs w:val="18"/>
                <w:shd w:fill="fdfdfd" w:val="clear"/>
                <w:rtl w:val="0"/>
              </w:rPr>
              <w:t xml:space="preserve">VarScope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6D">
      <w:pPr>
        <w:contextualSpacing w:val="0"/>
        <w:rPr>
          <w:color w:val="111111"/>
          <w:shd w:fill="fdfdfd" w:val="clear"/>
        </w:rPr>
      </w:pPr>
      <w:r w:rsidDel="00000000" w:rsidR="00000000" w:rsidRPr="00000000">
        <w:rPr>
          <w:rtl w:val="0"/>
        </w:rPr>
      </w:r>
    </w:p>
    <w:p w:rsidR="00000000" w:rsidDel="00000000" w:rsidP="00000000" w:rsidRDefault="00000000" w:rsidRPr="00000000" w14:paraId="0000016E">
      <w:pPr>
        <w:contextualSpacing w:val="0"/>
        <w:rPr>
          <w:color w:val="111111"/>
          <w:shd w:fill="fdfdfd" w:val="clear"/>
        </w:rPr>
      </w:pPr>
      <w:r w:rsidDel="00000000" w:rsidR="00000000" w:rsidRPr="00000000">
        <w:rPr>
          <w:color w:val="111111"/>
          <w:shd w:fill="fdfdfd" w:val="clear"/>
          <w:rtl w:val="0"/>
        </w:rPr>
        <w:t xml:space="preserve">To avoid this, we need to put all variables we want to use in a VarScope, and set that VarScope to be reusable.</w:t>
      </w:r>
    </w:p>
    <w:tbl>
      <w:tblPr>
        <w:tblStyle w:val="Table2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0"/>
        <w:tblGridChange w:id="0">
          <w:tblGrid>
            <w:gridCol w:w="94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73">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fully_connected(x, output_dim, scope):</w:t>
            </w:r>
          </w:p>
          <w:p w:rsidR="00000000" w:rsidDel="00000000" w:rsidP="00000000" w:rsidRDefault="00000000" w:rsidRPr="00000000" w14:paraId="00000174">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with tf.variable_scope(scope) as scope:</w:t>
            </w:r>
          </w:p>
          <w:p w:rsidR="00000000" w:rsidDel="00000000" w:rsidP="00000000" w:rsidRDefault="00000000" w:rsidRPr="00000000" w14:paraId="00000175">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w = tf.get_variable("weights", [x.shape[1], output_dim], initializer=tf.random_normal_initializer())</w:t>
            </w:r>
          </w:p>
          <w:p w:rsidR="00000000" w:rsidDel="00000000" w:rsidP="00000000" w:rsidRDefault="00000000" w:rsidRPr="00000000" w14:paraId="00000176">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b = tf.get_variable("biases", [output_dim], initializer=tf.constant_initializer(0.0))</w:t>
            </w:r>
          </w:p>
          <w:p w:rsidR="00000000" w:rsidDel="00000000" w:rsidP="00000000" w:rsidRDefault="00000000" w:rsidRPr="00000000" w14:paraId="0000017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return tf.matmul(x, w) + b</w:t>
            </w:r>
          </w:p>
          <w:p w:rsidR="00000000" w:rsidDel="00000000" w:rsidP="00000000" w:rsidRDefault="00000000" w:rsidRPr="00000000" w14:paraId="00000178">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def two_hidden_layers(x):</w:t>
            </w:r>
          </w:p>
          <w:p w:rsidR="00000000" w:rsidDel="00000000" w:rsidP="00000000" w:rsidRDefault="00000000" w:rsidRPr="00000000" w14:paraId="0000017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h1 = fully_connected(x, 50, 'h1')</w:t>
            </w:r>
          </w:p>
          <w:p w:rsidR="00000000" w:rsidDel="00000000" w:rsidP="00000000" w:rsidRDefault="00000000" w:rsidRPr="00000000" w14:paraId="0000017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h2 = fully_connected(h1, 10, 'h2')</w:t>
            </w:r>
          </w:p>
          <w:p w:rsidR="00000000" w:rsidDel="00000000" w:rsidP="00000000" w:rsidRDefault="00000000" w:rsidRPr="00000000" w14:paraId="0000017C">
            <w:pPr>
              <w:widowControl w:val="0"/>
              <w:spacing w:line="240" w:lineRule="auto"/>
              <w:contextualSpacing w:val="0"/>
              <w:rPr>
                <w:rFonts w:ascii="Consolas" w:cs="Consolas" w:eastAsia="Consolas" w:hAnsi="Consolas"/>
                <w:sz w:val="18"/>
                <w:szCs w:val="18"/>
                <w:shd w:fill="fdfdfd" w:val="clear"/>
              </w:rPr>
            </w:pP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with tf.variable_scope('two_layers') as scope:</w:t>
            </w:r>
          </w:p>
          <w:p w:rsidR="00000000" w:rsidDel="00000000" w:rsidP="00000000" w:rsidRDefault="00000000" w:rsidRPr="00000000" w14:paraId="0000017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logits1 = two_hidden_layers(x1)</w:t>
            </w:r>
          </w:p>
          <w:p w:rsidR="00000000" w:rsidDel="00000000" w:rsidP="00000000" w:rsidRDefault="00000000" w:rsidRPr="00000000" w14:paraId="0000017F">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scope.reuse_variables()</w:t>
            </w:r>
          </w:p>
          <w:p w:rsidR="00000000" w:rsidDel="00000000" w:rsidP="00000000" w:rsidRDefault="00000000" w:rsidRPr="00000000" w14:paraId="00000180">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    logits2 = two_hidden_layers(x2)</w:t>
            </w:r>
            <w:r w:rsidDel="00000000" w:rsidR="00000000" w:rsidRPr="00000000">
              <w:rPr>
                <w:rtl w:val="0"/>
              </w:rPr>
            </w:r>
          </w:p>
        </w:tc>
      </w:tr>
    </w:tbl>
    <w:p w:rsidR="00000000" w:rsidDel="00000000" w:rsidP="00000000" w:rsidRDefault="00000000" w:rsidRPr="00000000" w14:paraId="00000181">
      <w:pPr>
        <w:contextualSpacing w:val="0"/>
        <w:rPr>
          <w:color w:val="111111"/>
          <w:shd w:fill="fdfdfd" w:val="clear"/>
        </w:rPr>
      </w:pPr>
      <w:r w:rsidDel="00000000" w:rsidR="00000000" w:rsidRPr="00000000">
        <w:rPr>
          <w:rtl w:val="0"/>
        </w:rPr>
      </w:r>
    </w:p>
    <w:p w:rsidR="00000000" w:rsidDel="00000000" w:rsidP="00000000" w:rsidRDefault="00000000" w:rsidRPr="00000000" w14:paraId="00000182">
      <w:pPr>
        <w:contextualSpacing w:val="0"/>
        <w:rPr>
          <w:color w:val="111111"/>
          <w:shd w:fill="fdfdfd" w:val="clear"/>
        </w:rPr>
      </w:pPr>
      <w:r w:rsidDel="00000000" w:rsidR="00000000" w:rsidRPr="00000000">
        <w:rPr>
          <w:color w:val="111111"/>
          <w:shd w:fill="fdfdfd" w:val="clear"/>
          <w:rtl w:val="0"/>
        </w:rPr>
        <w:t xml:space="preserve">Let’s look at TensorBoard.</w:t>
      </w:r>
    </w:p>
    <w:p w:rsidR="00000000" w:rsidDel="00000000" w:rsidP="00000000" w:rsidRDefault="00000000" w:rsidRPr="00000000" w14:paraId="00000183">
      <w:pPr>
        <w:contextualSpacing w:val="0"/>
        <w:rPr>
          <w:color w:val="111111"/>
          <w:shd w:fill="fdfdfd" w:val="clear"/>
        </w:rPr>
      </w:pPr>
      <w:r w:rsidDel="00000000" w:rsidR="00000000" w:rsidRPr="00000000">
        <w:rPr>
          <w:color w:val="111111"/>
          <w:shd w:fill="fdfdfd" w:val="clear"/>
        </w:rPr>
        <w:drawing>
          <wp:inline distB="114300" distT="114300" distL="114300" distR="114300">
            <wp:extent cx="4976813" cy="3556305"/>
            <wp:effectExtent b="0" l="0" r="0" t="0"/>
            <wp:docPr id="7"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4976813" cy="355630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contextualSpacing w:val="0"/>
        <w:rPr>
          <w:color w:val="111111"/>
          <w:shd w:fill="fdfdfd" w:val="clear"/>
        </w:rPr>
      </w:pPr>
      <w:r w:rsidDel="00000000" w:rsidR="00000000" w:rsidRPr="00000000">
        <w:rPr>
          <w:rtl w:val="0"/>
        </w:rPr>
      </w:r>
    </w:p>
    <w:p w:rsidR="00000000" w:rsidDel="00000000" w:rsidP="00000000" w:rsidRDefault="00000000" w:rsidRPr="00000000" w14:paraId="00000185">
      <w:pPr>
        <w:contextualSpacing w:val="0"/>
        <w:rPr>
          <w:rFonts w:ascii="Consolas" w:cs="Consolas" w:eastAsia="Consolas" w:hAnsi="Consolas"/>
          <w:color w:val="111111"/>
          <w:sz w:val="18"/>
          <w:szCs w:val="18"/>
          <w:shd w:fill="fdfdfd" w:val="clear"/>
        </w:rPr>
      </w:pPr>
      <w:r w:rsidDel="00000000" w:rsidR="00000000" w:rsidRPr="00000000">
        <w:rPr>
          <w:color w:val="111111"/>
          <w:shd w:fill="fdfdfd" w:val="clear"/>
          <w:rtl w:val="0"/>
        </w:rPr>
        <w:t xml:space="preserve">There’s only one set of variables now, all within the variable_scope </w:t>
      </w:r>
      <w:r w:rsidDel="00000000" w:rsidR="00000000" w:rsidRPr="00000000">
        <w:rPr>
          <w:rFonts w:ascii="Consolas" w:cs="Consolas" w:eastAsia="Consolas" w:hAnsi="Consolas"/>
          <w:color w:val="111111"/>
          <w:sz w:val="18"/>
          <w:szCs w:val="18"/>
          <w:shd w:fill="fdfdfd" w:val="clear"/>
          <w:rtl w:val="0"/>
        </w:rPr>
        <w:t xml:space="preserve">two_layers</w:t>
      </w:r>
      <w:r w:rsidDel="00000000" w:rsidR="00000000" w:rsidRPr="00000000">
        <w:rPr>
          <w:color w:val="111111"/>
          <w:shd w:fill="fdfdfd" w:val="clear"/>
          <w:rtl w:val="0"/>
        </w:rPr>
        <w:t xml:space="preserve">. They take in two different inputs x1 and x2. tf.</w:t>
      </w:r>
      <w:r w:rsidDel="00000000" w:rsidR="00000000" w:rsidRPr="00000000">
        <w:rPr>
          <w:rFonts w:ascii="Consolas" w:cs="Consolas" w:eastAsia="Consolas" w:hAnsi="Consolas"/>
          <w:color w:val="111111"/>
          <w:sz w:val="18"/>
          <w:szCs w:val="18"/>
          <w:shd w:fill="fdfdfd" w:val="clear"/>
          <w:rtl w:val="0"/>
        </w:rPr>
        <w:t xml:space="preserve">variable_scope("name")</w:t>
      </w:r>
      <w:r w:rsidDel="00000000" w:rsidR="00000000" w:rsidRPr="00000000">
        <w:rPr>
          <w:color w:val="111111"/>
          <w:shd w:fill="fdfdfd" w:val="clear"/>
          <w:rtl w:val="0"/>
        </w:rPr>
        <w:t xml:space="preserve"> implicitly opens a </w:t>
      </w:r>
      <w:r w:rsidDel="00000000" w:rsidR="00000000" w:rsidRPr="00000000">
        <w:rPr>
          <w:rFonts w:ascii="Consolas" w:cs="Consolas" w:eastAsia="Consolas" w:hAnsi="Consolas"/>
          <w:color w:val="111111"/>
          <w:sz w:val="18"/>
          <w:szCs w:val="18"/>
          <w:shd w:fill="fdfdfd" w:val="clear"/>
          <w:rtl w:val="0"/>
        </w:rPr>
        <w:t xml:space="preserve">tf.name_scope("name").</w:t>
      </w:r>
    </w:p>
    <w:p w:rsidR="00000000" w:rsidDel="00000000" w:rsidP="00000000" w:rsidRDefault="00000000" w:rsidRPr="00000000" w14:paraId="00000186">
      <w:pPr>
        <w:contextualSpacing w:val="0"/>
        <w:rPr>
          <w:color w:val="111111"/>
          <w:shd w:fill="fdfdfd" w:val="clear"/>
        </w:rPr>
      </w:pPr>
      <w:r w:rsidDel="00000000" w:rsidR="00000000" w:rsidRPr="00000000">
        <w:rPr>
          <w:rtl w:val="0"/>
        </w:rPr>
      </w:r>
    </w:p>
    <w:p w:rsidR="00000000" w:rsidDel="00000000" w:rsidP="00000000" w:rsidRDefault="00000000" w:rsidRPr="00000000" w14:paraId="00000187">
      <w:pPr>
        <w:contextualSpacing w:val="0"/>
        <w:rPr>
          <w:color w:val="111111"/>
          <w:shd w:fill="fdfdfd" w:val="clear"/>
        </w:rPr>
      </w:pPr>
      <w:r w:rsidDel="00000000" w:rsidR="00000000" w:rsidRPr="00000000">
        <w:rPr>
          <w:color w:val="111111"/>
          <w:shd w:fill="fdfdfd" w:val="clear"/>
          <w:rtl w:val="0"/>
        </w:rPr>
        <w:t xml:space="preserve">In our code, we write code for each layer. When we have more layers that are similar in structure, we probably want to make our code more reusable. </w:t>
      </w:r>
    </w:p>
    <w:p w:rsidR="00000000" w:rsidDel="00000000" w:rsidP="00000000" w:rsidRDefault="00000000" w:rsidRPr="00000000" w14:paraId="00000188">
      <w:pPr>
        <w:contextualSpacing w:val="0"/>
        <w:rPr>
          <w:color w:val="111111"/>
          <w:shd w:fill="fdfdfd" w:val="clear"/>
        </w:rPr>
      </w:pPr>
      <w:r w:rsidDel="00000000" w:rsidR="00000000" w:rsidRPr="00000000">
        <w:rPr>
          <w:rtl w:val="0"/>
        </w:rPr>
      </w:r>
    </w:p>
    <w:tbl>
      <w:tblPr>
        <w:tblStyle w:val="Table22"/>
        <w:tblW w:w="9750.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0"/>
        <w:tblGridChange w:id="0">
          <w:tblGrid>
            <w:gridCol w:w="97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w:t>
            </w:r>
            <w:commentRangeStart w:id="0"/>
            <w:r w:rsidDel="00000000" w:rsidR="00000000" w:rsidRPr="00000000">
              <w:rPr>
                <w:rFonts w:ascii="Consolas" w:cs="Consolas" w:eastAsia="Consolas" w:hAnsi="Consolas"/>
                <w:color w:val="000000"/>
                <w:sz w:val="18"/>
                <w:szCs w:val="18"/>
                <w:shd w:fill="fdfdfd" w:val="clear"/>
                <w:rtl w:val="0"/>
              </w:rPr>
              <w:t xml:space="preserve">scope</w:t>
            </w:r>
            <w:commentRangeEnd w:id="0"/>
            <w:r w:rsidDel="00000000" w:rsidR="00000000" w:rsidRPr="00000000">
              <w:commentReference w:id="0"/>
            </w:r>
            <w:r w:rsidDel="00000000" w:rsidR="00000000" w:rsidRPr="00000000">
              <w:rPr>
                <w:rFonts w:ascii="Consolas" w:cs="Consolas" w:eastAsia="Consolas" w:hAnsi="Consolas"/>
                <w:color w:val="000000"/>
                <w:sz w:val="18"/>
                <w:szCs w:val="18"/>
                <w:shd w:fill="fdfdfd" w:val="clear"/>
                <w:rtl w:val="0"/>
              </w:rPr>
              <w:t xml:space="preserve">:</w:t>
            </w:r>
          </w:p>
          <w:p w:rsidR="00000000" w:rsidDel="00000000" w:rsidP="00000000" w:rsidRDefault="00000000" w:rsidRPr="00000000" w14:paraId="0000018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8B">
            <w:pPr>
              <w:widowControl w:val="0"/>
              <w:spacing w:line="240" w:lineRule="auto"/>
              <w:contextualSpacing w:val="0"/>
              <w:rPr>
                <w:ins w:author="Pritish krishna" w:id="2" w:date="2018-03-18T09:18:30Z"/>
                <w:rFonts w:ascii="Consolas" w:cs="Consolas" w:eastAsia="Consolas" w:hAnsi="Consolas"/>
                <w:color w:val="6666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ins w:author="Pritish krishna" w:id="2" w:date="2018-03-18T09:18:30Z">
              <w:r w:rsidDel="00000000" w:rsidR="00000000" w:rsidRPr="00000000">
                <w:rPr>
                  <w:rtl w:val="0"/>
                </w:rPr>
              </w:r>
            </w:ins>
          </w:p>
          <w:p w:rsidR="00000000" w:rsidDel="00000000" w:rsidP="00000000" w:rsidRDefault="00000000" w:rsidRPr="00000000" w14:paraId="0000018C">
            <w:pPr>
              <w:widowControl w:val="0"/>
              <w:spacing w:line="240" w:lineRule="auto"/>
              <w:contextualSpacing w:val="0"/>
              <w:rPr>
                <w:rFonts w:ascii="Consolas" w:cs="Consolas" w:eastAsia="Consolas" w:hAnsi="Consolas"/>
                <w:color w:val="666600"/>
                <w:sz w:val="18"/>
                <w:szCs w:val="18"/>
                <w:shd w:fill="fdfdfd" w:val="clear"/>
                <w:rPrChange w:author="Pritish krishna" w:id="3" w:date="2018-03-18T09:18:30Z">
                  <w:rPr>
                    <w:rFonts w:ascii="Consolas" w:cs="Consolas" w:eastAsia="Consolas" w:hAnsi="Consolas"/>
                    <w:color w:val="000000"/>
                    <w:sz w:val="18"/>
                    <w:szCs w:val="18"/>
                    <w:shd w:fill="fdfdfd" w:val="clear"/>
                  </w:rPr>
                </w:rPrChange>
              </w:rPr>
            </w:pPr>
            <w:r w:rsidDel="00000000" w:rsidR="00000000" w:rsidRPr="00000000">
              <w:rPr>
                <w:rtl w:val="0"/>
              </w:rPr>
            </w:r>
          </w:p>
          <w:p w:rsidR="00000000" w:rsidDel="00000000" w:rsidP="00000000" w:rsidRDefault="00000000" w:rsidRPr="00000000" w14:paraId="0000018D">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two_hidden_layers_2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p>
          <w:p w:rsidR="00000000" w:rsidDel="00000000" w:rsidP="00000000" w:rsidRDefault="00000000" w:rsidRPr="00000000" w14:paraId="0000018E">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8F">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0">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'weights'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shape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random_normal_initializer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1">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b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'biases'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output_dim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constant_initializer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2">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return</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matmul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b</w:t>
            </w:r>
          </w:p>
          <w:p w:rsidR="00000000" w:rsidDel="00000000" w:rsidP="00000000" w:rsidRDefault="00000000" w:rsidRPr="00000000" w14:paraId="00000193">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4">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commentRangeStart w:id="1"/>
            <w:commentRangeStart w:id="2"/>
            <w:r w:rsidDel="00000000" w:rsidR="00000000" w:rsidRPr="00000000">
              <w:rPr>
                <w:rFonts w:ascii="Consolas" w:cs="Consolas" w:eastAsia="Consolas" w:hAnsi="Consolas"/>
                <w:color w:val="000000"/>
                <w:sz w:val="18"/>
                <w:szCs w:val="18"/>
                <w:shd w:fill="fdfdfd" w:val="clear"/>
                <w:rtl w:val="0"/>
              </w:rPr>
              <w:t xml:space="preserve">h1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50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'h1')</w:t>
            </w:r>
            <w:r w:rsidDel="00000000" w:rsidR="00000000" w:rsidRPr="00000000">
              <w:rPr>
                <w:rtl w:val="0"/>
              </w:rPr>
            </w:r>
          </w:p>
          <w:p w:rsidR="00000000" w:rsidDel="00000000" w:rsidP="00000000" w:rsidRDefault="00000000" w:rsidRPr="00000000" w14:paraId="00000196">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h2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fully_connected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'h2')</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7">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98">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variable_scope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'two_layers'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scope:</w:t>
            </w:r>
          </w:p>
          <w:p w:rsidR="00000000" w:rsidDel="00000000" w:rsidP="00000000" w:rsidRDefault="00000000" w:rsidRPr="00000000" w14:paraId="00000199">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logits1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x1)</w:t>
            </w:r>
          </w:p>
          <w:p w:rsidR="00000000" w:rsidDel="00000000" w:rsidP="00000000" w:rsidRDefault="00000000" w:rsidRPr="00000000" w14:paraId="0000019A">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reuse_variables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9B">
            <w:pPr>
              <w:widowControl w:val="0"/>
              <w:spacing w:line="240" w:lineRule="auto"/>
              <w:contextualSpacing w:val="0"/>
              <w:rPr>
                <w:rFonts w:ascii="Consolas" w:cs="Consolas" w:eastAsia="Consolas" w:hAnsi="Consolas"/>
                <w:sz w:val="16"/>
                <w:szCs w:val="16"/>
                <w:shd w:fill="fdfdfd" w:val="clear"/>
              </w:rPr>
            </w:pPr>
            <w:r w:rsidDel="00000000" w:rsidR="00000000" w:rsidRPr="00000000">
              <w:rPr>
                <w:rFonts w:ascii="Consolas" w:cs="Consolas" w:eastAsia="Consolas" w:hAnsi="Consolas"/>
                <w:color w:val="000000"/>
                <w:sz w:val="18"/>
                <w:szCs w:val="18"/>
                <w:shd w:fill="fdfdfd" w:val="clear"/>
                <w:rtl w:val="0"/>
              </w:rPr>
              <w:t xml:space="preserve">    logits2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two_hidden_layers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x2)</w:t>
            </w:r>
            <w:r w:rsidDel="00000000" w:rsidR="00000000" w:rsidRPr="00000000">
              <w:rPr>
                <w:rtl w:val="0"/>
              </w:rPr>
            </w:r>
          </w:p>
        </w:tc>
      </w:tr>
    </w:tbl>
    <w:p w:rsidR="00000000" w:rsidDel="00000000" w:rsidP="00000000" w:rsidRDefault="00000000" w:rsidRPr="00000000" w14:paraId="0000019C">
      <w:pPr>
        <w:contextualSpacing w:val="0"/>
        <w:rPr>
          <w:color w:val="111111"/>
          <w:shd w:fill="fdfdfd" w:val="clear"/>
        </w:rPr>
      </w:pPr>
      <w:r w:rsidDel="00000000" w:rsidR="00000000" w:rsidRPr="00000000">
        <w:rPr>
          <w:rtl w:val="0"/>
        </w:rPr>
      </w:r>
    </w:p>
    <w:p w:rsidR="00000000" w:rsidDel="00000000" w:rsidP="00000000" w:rsidRDefault="00000000" w:rsidRPr="00000000" w14:paraId="0000019D">
      <w:pPr>
        <w:contextualSpacing w:val="0"/>
        <w:rPr>
          <w:color w:val="111111"/>
          <w:shd w:fill="fdfdfd" w:val="clear"/>
        </w:rPr>
      </w:pPr>
      <w:r w:rsidDel="00000000" w:rsidR="00000000" w:rsidRPr="00000000">
        <w:rPr>
          <w:color w:val="111111"/>
          <w:shd w:fill="fdfdfd" w:val="clear"/>
          <w:rtl w:val="0"/>
        </w:rPr>
        <w:t xml:space="preserve">You can scale it to infinitely many layers with many different kinds of activation functions!</w:t>
      </w:r>
    </w:p>
    <w:p w:rsidR="00000000" w:rsidDel="00000000" w:rsidP="00000000" w:rsidRDefault="00000000" w:rsidRPr="00000000" w14:paraId="0000019E">
      <w:pPr>
        <w:pStyle w:val="Heading3"/>
        <w:contextualSpacing w:val="0"/>
        <w:rPr/>
      </w:pPr>
      <w:bookmarkStart w:colFirst="0" w:colLast="0" w:name="_oeg94lga4a69" w:id="12"/>
      <w:bookmarkEnd w:id="12"/>
      <w:r w:rsidDel="00000000" w:rsidR="00000000" w:rsidRPr="00000000">
        <w:rPr>
          <w:rtl w:val="0"/>
        </w:rPr>
        <w:t xml:space="preserve">Graph c</w:t>
      </w:r>
      <w:r w:rsidDel="00000000" w:rsidR="00000000" w:rsidRPr="00000000">
        <w:rPr>
          <w:rtl w:val="0"/>
        </w:rPr>
        <w:t xml:space="preserve">ollections</w:t>
      </w:r>
    </w:p>
    <w:p w:rsidR="00000000" w:rsidDel="00000000" w:rsidP="00000000" w:rsidRDefault="00000000" w:rsidRPr="00000000" w14:paraId="0000019F">
      <w:pPr>
        <w:contextualSpacing w:val="0"/>
        <w:rPr>
          <w:color w:val="212121"/>
          <w:shd w:fill="fdfdfd" w:val="clear"/>
        </w:rPr>
      </w:pPr>
      <w:r w:rsidDel="00000000" w:rsidR="00000000" w:rsidRPr="00000000">
        <w:rPr>
          <w:color w:val="212121"/>
          <w:shd w:fill="fdfdfd" w:val="clear"/>
          <w:rtl w:val="0"/>
        </w:rPr>
        <w:t xml:space="preserve">As you create a model, you might put your variables to different parts of the graph. Sometimes, you’d want an easy way to access them. </w:t>
      </w:r>
      <w:r w:rsidDel="00000000" w:rsidR="00000000" w:rsidRPr="00000000">
        <w:rPr>
          <w:rFonts w:ascii="Consolas" w:cs="Consolas" w:eastAsia="Consolas" w:hAnsi="Consolas"/>
          <w:color w:val="212121"/>
          <w:sz w:val="18"/>
          <w:szCs w:val="18"/>
          <w:shd w:fill="fdfdfd" w:val="clear"/>
          <w:rtl w:val="0"/>
        </w:rPr>
        <w:t xml:space="preserve">tf.get_collection</w:t>
      </w:r>
      <w:r w:rsidDel="00000000" w:rsidR="00000000" w:rsidRPr="00000000">
        <w:rPr>
          <w:color w:val="212121"/>
          <w:shd w:fill="fdfdfd" w:val="clear"/>
          <w:rtl w:val="0"/>
        </w:rPr>
        <w:t xml:space="preserve"> lets you access a certain collection of variables, with key being the name of the collection, scope is the scope of the variables.</w:t>
      </w:r>
    </w:p>
    <w:p w:rsidR="00000000" w:rsidDel="00000000" w:rsidP="00000000" w:rsidRDefault="00000000" w:rsidRPr="00000000" w14:paraId="000001A0">
      <w:pPr>
        <w:contextualSpacing w:val="0"/>
        <w:rPr>
          <w:color w:val="212121"/>
          <w:shd w:fill="fdfdfd" w:val="clear"/>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key,</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A5">
      <w:pPr>
        <w:contextualSpacing w:val="0"/>
        <w:rPr>
          <w:color w:val="212121"/>
          <w:shd w:fill="fdfdfd" w:val="clear"/>
        </w:rPr>
      </w:pPr>
      <w:r w:rsidDel="00000000" w:rsidR="00000000" w:rsidRPr="00000000">
        <w:rPr>
          <w:rtl w:val="0"/>
        </w:rPr>
      </w:r>
    </w:p>
    <w:p w:rsidR="00000000" w:rsidDel="00000000" w:rsidP="00000000" w:rsidRDefault="00000000" w:rsidRPr="00000000" w14:paraId="000001A6">
      <w:pPr>
        <w:contextualSpacing w:val="0"/>
        <w:rPr>
          <w:color w:val="212121"/>
          <w:shd w:fill="fdfdfd" w:val="clear"/>
        </w:rPr>
      </w:pPr>
      <w:r w:rsidDel="00000000" w:rsidR="00000000" w:rsidRPr="00000000">
        <w:rPr>
          <w:color w:val="212121"/>
          <w:shd w:fill="fdfdfd" w:val="clear"/>
          <w:rtl w:val="0"/>
        </w:rPr>
        <w:t xml:space="preserve">By default, all variables are placed in tf.GraphKeys.GLOBAL_VARIABLES. To get all variables in scope “my_scope”, simply call. This turns a list of variables in “my_scope”.</w:t>
      </w:r>
    </w:p>
    <w:p w:rsidR="00000000" w:rsidDel="00000000" w:rsidP="00000000" w:rsidRDefault="00000000" w:rsidRPr="00000000" w14:paraId="000001A7">
      <w:pPr>
        <w:contextualSpacing w:val="0"/>
        <w:rPr>
          <w:color w:val="212121"/>
          <w:shd w:fill="fdfdfd" w:val="clear"/>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color w:val="212121"/>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get_collection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GraphKeys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'my_scope')</w:t>
            </w:r>
            <w:r w:rsidDel="00000000" w:rsidR="00000000" w:rsidRPr="00000000">
              <w:rPr>
                <w:rtl w:val="0"/>
              </w:rPr>
            </w:r>
          </w:p>
        </w:tc>
      </w:tr>
    </w:tbl>
    <w:p w:rsidR="00000000" w:rsidDel="00000000" w:rsidP="00000000" w:rsidRDefault="00000000" w:rsidRPr="00000000" w14:paraId="000001A9">
      <w:pPr>
        <w:contextualSpacing w:val="0"/>
        <w:rPr>
          <w:color w:val="212121"/>
          <w:shd w:fill="fdfdfd" w:val="clear"/>
        </w:rPr>
      </w:pPr>
      <w:r w:rsidDel="00000000" w:rsidR="00000000" w:rsidRPr="00000000">
        <w:rPr>
          <w:rtl w:val="0"/>
        </w:rPr>
      </w:r>
    </w:p>
    <w:p w:rsidR="00000000" w:rsidDel="00000000" w:rsidP="00000000" w:rsidRDefault="00000000" w:rsidRPr="00000000" w14:paraId="000001AA">
      <w:pPr>
        <w:contextualSpacing w:val="0"/>
        <w:rPr>
          <w:color w:val="212121"/>
          <w:shd w:fill="fdfdfd" w:val="clear"/>
        </w:rPr>
      </w:pPr>
      <w:r w:rsidDel="00000000" w:rsidR="00000000" w:rsidRPr="00000000">
        <w:rPr>
          <w:color w:val="212121"/>
          <w:shd w:fill="fdfdfd" w:val="clear"/>
          <w:rtl w:val="0"/>
        </w:rPr>
        <w:t xml:space="preserve">If you set trainable=True (which is always set by default) when you create your variable, that variable will be in the collection tf.GraphKeys.TRAINABLE_VARIABLES. </w:t>
      </w:r>
    </w:p>
    <w:p w:rsidR="00000000" w:rsidDel="00000000" w:rsidP="00000000" w:rsidRDefault="00000000" w:rsidRPr="00000000" w14:paraId="000001AB">
      <w:pPr>
        <w:contextualSpacing w:val="0"/>
        <w:rPr>
          <w:color w:val="212121"/>
          <w:shd w:fill="fdfdfd" w:val="clear"/>
        </w:rPr>
      </w:pPr>
      <w:r w:rsidDel="00000000" w:rsidR="00000000" w:rsidRPr="00000000">
        <w:rPr>
          <w:rtl w:val="0"/>
        </w:rPr>
      </w:r>
    </w:p>
    <w:p w:rsidR="00000000" w:rsidDel="00000000" w:rsidP="00000000" w:rsidRDefault="00000000" w:rsidRPr="00000000" w14:paraId="000001AC">
      <w:pPr>
        <w:contextualSpacing w:val="0"/>
        <w:rPr>
          <w:color w:val="212121"/>
          <w:sz w:val="24"/>
          <w:szCs w:val="24"/>
          <w:shd w:fill="fdfdfd" w:val="clear"/>
        </w:rPr>
      </w:pPr>
      <w:r w:rsidDel="00000000" w:rsidR="00000000" w:rsidRPr="00000000">
        <w:rPr>
          <w:color w:val="212121"/>
          <w:shd w:fill="fdfdfd" w:val="clear"/>
          <w:rtl w:val="0"/>
        </w:rPr>
        <w:t xml:space="preserve">You can have collections of ops that aren’t variables. And yes, you can create your own collections with tf.add_to_collection(name, value). Fo</w:t>
      </w:r>
      <w:r w:rsidDel="00000000" w:rsidR="00000000" w:rsidRPr="00000000">
        <w:rPr>
          <w:color w:val="212121"/>
          <w:sz w:val="24"/>
          <w:szCs w:val="24"/>
          <w:shd w:fill="fdfdfd" w:val="clear"/>
          <w:rtl w:val="0"/>
        </w:rPr>
        <w:t xml:space="preserve">r example, you can create a collection of initializers</w:t>
      </w:r>
      <w:r w:rsidDel="00000000" w:rsidR="00000000" w:rsidRPr="00000000">
        <w:rPr>
          <w:color w:val="212121"/>
          <w:shd w:fill="fdfdfd" w:val="clear"/>
          <w:rtl w:val="0"/>
        </w:rPr>
        <w:t xml:space="preserve"> and </w:t>
      </w:r>
      <w:r w:rsidDel="00000000" w:rsidR="00000000" w:rsidRPr="00000000">
        <w:rPr>
          <w:color w:val="212121"/>
          <w:sz w:val="24"/>
          <w:szCs w:val="24"/>
          <w:shd w:fill="fdfdfd" w:val="clear"/>
          <w:rtl w:val="0"/>
        </w:rPr>
        <w:t xml:space="preserve"> add all init ops to that. </w:t>
      </w:r>
    </w:p>
    <w:p w:rsidR="00000000" w:rsidDel="00000000" w:rsidP="00000000" w:rsidRDefault="00000000" w:rsidRPr="00000000" w14:paraId="000001AD">
      <w:pPr>
        <w:contextualSpacing w:val="0"/>
        <w:rPr>
          <w:color w:val="212121"/>
          <w:sz w:val="24"/>
          <w:szCs w:val="24"/>
          <w:shd w:fill="fdfdfd" w:val="clear"/>
        </w:rPr>
      </w:pPr>
      <w:r w:rsidDel="00000000" w:rsidR="00000000" w:rsidRPr="00000000">
        <w:rPr>
          <w:rtl w:val="0"/>
        </w:rPr>
      </w:r>
    </w:p>
    <w:p w:rsidR="00000000" w:rsidDel="00000000" w:rsidP="00000000" w:rsidRDefault="00000000" w:rsidRPr="00000000" w14:paraId="000001AE">
      <w:pPr>
        <w:contextualSpacing w:val="0"/>
        <w:rPr>
          <w:rFonts w:ascii="Georgia" w:cs="Georgia" w:eastAsia="Georgia" w:hAnsi="Georgia"/>
        </w:rPr>
      </w:pPr>
      <w:r w:rsidDel="00000000" w:rsidR="00000000" w:rsidRPr="00000000">
        <w:rPr>
          <w:color w:val="212121"/>
          <w:sz w:val="24"/>
          <w:szCs w:val="24"/>
          <w:shd w:fill="fdfdfd" w:val="clear"/>
          <w:rtl w:val="0"/>
        </w:rPr>
        <w:t xml:space="preserve">The standard library uses various well-known names to collect and retrieve values associated with a graph. For example, the tf.train.Optimizer subclasses default to optimizing the variables collected under tf.GraphKeys.TRAINABLE_VARIABLES if none is specified, but it is also possible to pass an explicit list of variables</w:t>
      </w:r>
      <w:r w:rsidDel="00000000" w:rsidR="00000000" w:rsidRPr="00000000">
        <w:rPr>
          <w:color w:val="212121"/>
          <w:shd w:fill="fdfdfd" w:val="clear"/>
          <w:rtl w:val="0"/>
        </w:rPr>
        <w:t xml:space="preserve">. For the list of predefined graph keys, please see </w:t>
      </w:r>
      <w:hyperlink r:id="rId37">
        <w:r w:rsidDel="00000000" w:rsidR="00000000" w:rsidRPr="00000000">
          <w:rPr>
            <w:color w:val="1155cc"/>
            <w:u w:val="single"/>
            <w:shd w:fill="fdfdfd" w:val="clear"/>
            <w:rtl w:val="0"/>
          </w:rPr>
          <w:t xml:space="preserve">the official documentation</w:t>
        </w:r>
      </w:hyperlink>
      <w:r w:rsidDel="00000000" w:rsidR="00000000" w:rsidRPr="00000000">
        <w:rPr>
          <w:color w:val="212121"/>
          <w:shd w:fill="fdfdfd" w:val="clear"/>
          <w:rtl w:val="0"/>
        </w:rPr>
        <w:t xml:space="preserve">.</w:t>
      </w:r>
      <w:r w:rsidDel="00000000" w:rsidR="00000000" w:rsidRPr="00000000">
        <w:rPr>
          <w:rtl w:val="0"/>
        </w:rPr>
      </w:r>
    </w:p>
    <w:p w:rsidR="00000000" w:rsidDel="00000000" w:rsidP="00000000" w:rsidRDefault="00000000" w:rsidRPr="00000000" w14:paraId="000001AF">
      <w:pPr>
        <w:pStyle w:val="Heading2"/>
        <w:contextualSpacing w:val="0"/>
        <w:rPr/>
      </w:pPr>
      <w:bookmarkStart w:colFirst="0" w:colLast="0" w:name="_3bggftf9nbox" w:id="13"/>
      <w:bookmarkEnd w:id="13"/>
      <w:r w:rsidDel="00000000" w:rsidR="00000000" w:rsidRPr="00000000">
        <w:rPr>
          <w:rtl w:val="0"/>
        </w:rPr>
        <w:t xml:space="preserve">Manage </w:t>
      </w:r>
      <w:r w:rsidDel="00000000" w:rsidR="00000000" w:rsidRPr="00000000">
        <w:rPr>
          <w:rtl w:val="0"/>
        </w:rPr>
        <w:t xml:space="preserve">experiments</w:t>
      </w:r>
    </w:p>
    <w:p w:rsidR="00000000" w:rsidDel="00000000" w:rsidP="00000000" w:rsidRDefault="00000000" w:rsidRPr="00000000" w14:paraId="000001B0">
      <w:pPr>
        <w:contextualSpacing w:val="0"/>
        <w:rPr/>
      </w:pPr>
      <w:r w:rsidDel="00000000" w:rsidR="00000000" w:rsidRPr="00000000">
        <w:rPr>
          <w:rtl w:val="0"/>
        </w:rPr>
        <w:t xml:space="preserve">We’ve built a word2vec model and it seems to be working pretty well using such a small dataset. We know that it’d take much longer time for a larger dataset, and we also know that training more complicated models can take an ungodly amount of time. For example, a machine translation models can take up to days, if not months on a single GPU. Many computer vision and reinforcement learning tasks require a really long time and a lot of patience. </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t xml:space="preserve">It’s difficult to let our models run for days, wait and then make adjustment. If the computer or the cluster crashes, the training is interrupted and we’ll have to run our model all over again! It’s crucial to be able to stop training at any point, for any reason, and resume training as if nothing happens. It will be helpful for analyzing our models, as this allows us closely inspect our models after any number of training steps.</w:t>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t xml:space="preserve">Another problem that researchers often face is how to replicate research results. When building and training neural networks, we often use randomization. For example, we randomize the weights for our models, or we shuffle the order of our training samples. It’s important to learn how to control this random factor in our models.</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tl w:val="0"/>
        </w:rPr>
        <w:t xml:space="preserve">In this part of the lecture, we will go over the excellent set of tools that TensorFlow provides to help us manage our experiments, including but not limited to tf.train.Saver() class, TensorFlow’s random state, and visualization our training progress (aka more TensorBoard).</w:t>
      </w:r>
    </w:p>
    <w:p w:rsidR="00000000" w:rsidDel="00000000" w:rsidP="00000000" w:rsidRDefault="00000000" w:rsidRPr="00000000" w14:paraId="000001B7">
      <w:pPr>
        <w:pStyle w:val="Heading3"/>
        <w:contextualSpacing w:val="0"/>
        <w:rPr>
          <w:color w:val="111111"/>
          <w:shd w:fill="fdfdfd" w:val="clear"/>
        </w:rPr>
      </w:pPr>
      <w:bookmarkStart w:colFirst="0" w:colLast="0" w:name="_ad106i6cykl2" w:id="14"/>
      <w:bookmarkEnd w:id="14"/>
      <w:r w:rsidDel="00000000" w:rsidR="00000000" w:rsidRPr="00000000">
        <w:rPr>
          <w:rtl w:val="0"/>
        </w:rPr>
        <w:t xml:space="preserve">tf.train.Saver()</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 good practice is to periodically save the model’s parameters after a certain number of steps or epochs so that we can restore/retrain our model from that step if need be. The tf.train.Saver() class allows us to do so by saving the graph’s variables in binary files. </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p>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save_path,</w:t>
            </w:r>
          </w:p>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latest_filename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meta_graph_suffix</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'meta',</w:t>
            </w:r>
            <w:r w:rsidDel="00000000" w:rsidR="00000000" w:rsidRPr="00000000">
              <w:rPr>
                <w:rtl w:val="0"/>
              </w:rPr>
            </w:r>
          </w:p>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write_meta_graph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True</w:t>
            </w:r>
            <w:r w:rsidDel="00000000" w:rsidR="00000000" w:rsidRPr="00000000">
              <w:rPr>
                <w:rtl w:val="0"/>
              </w:rPr>
            </w:r>
          </w:p>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if we want to save the variables of the graph after every 1000 training steps, we do the following:</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define model</w:t>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create a saver object</w:t>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launch a session to execute the computation</w:t>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actual training loop</w:t>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step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training_steps</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(step + 1)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 </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'checkpoint_directory/model_name'</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In TensorFlow lingo, the step at which you save your graph’s variables is called a checkpoint. Since we will be creating many checkpoints, it’s helpful to append the number of training steps our model has gone through a variable called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It’s a variable you’d see in many TensorFlow programs. We first need to create it, initialize it to 0 and set it to be not trainable, since we don’t want TensorFlow to optimize it.</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global_step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dtype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int32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trainable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False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'global_step')</w:t>
            </w:r>
            <w:r w:rsidDel="00000000" w:rsidR="00000000" w:rsidRPr="00000000">
              <w:rPr>
                <w:rtl w:val="0"/>
              </w:rPr>
            </w:r>
          </w:p>
        </w:tc>
      </w:tr>
    </w:tbl>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 need to pass global_step as a parameter to the optimizer so it knows to increment </w:t>
      </w:r>
      <w:r w:rsidDel="00000000" w:rsidR="00000000" w:rsidRPr="00000000">
        <w:rPr>
          <w:rFonts w:ascii="Consolas" w:cs="Consolas" w:eastAsia="Consolas" w:hAnsi="Consolas"/>
          <w:color w:val="111111"/>
          <w:sz w:val="18"/>
          <w:szCs w:val="18"/>
          <w:shd w:fill="fdfdfd" w:val="clear"/>
          <w:rtl w:val="0"/>
        </w:rPr>
        <w:t xml:space="preserve">global_step</w:t>
      </w:r>
      <w:r w:rsidDel="00000000" w:rsidR="00000000" w:rsidRPr="00000000">
        <w:rPr>
          <w:color w:val="111111"/>
          <w:shd w:fill="fdfdfd" w:val="clear"/>
          <w:rtl w:val="0"/>
        </w:rPr>
        <w:t xml:space="preserve"> by one with each training step.</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optimizer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GradientDescentOptimizer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minimize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To save the current values of variables in the folder ‘checkpoints’, we use this:</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'checkpoints/model-name'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global_step)</w:t>
            </w:r>
          </w:p>
        </w:tc>
      </w:tr>
    </w:tbl>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1DF">
      <w:pPr>
        <w:contextualSpacing w:val="0"/>
        <w:rPr>
          <w:color w:val="111111"/>
          <w:shd w:fill="fdfdfd" w:val="clear"/>
        </w:rPr>
      </w:pPr>
      <w:r w:rsidDel="00000000" w:rsidR="00000000" w:rsidRPr="00000000">
        <w:rPr>
          <w:color w:val="111111"/>
          <w:shd w:fill="fdfdfd" w:val="clear"/>
          <w:rtl w:val="0"/>
        </w:rPr>
        <w:t xml:space="preserve">To restore the variables, we use </w:t>
      </w:r>
      <w:r w:rsidDel="00000000" w:rsidR="00000000" w:rsidRPr="00000000">
        <w:rPr>
          <w:rFonts w:ascii="Consolas" w:cs="Consolas" w:eastAsia="Consolas" w:hAnsi="Consolas"/>
          <w:color w:val="111111"/>
          <w:sz w:val="18"/>
          <w:szCs w:val="18"/>
          <w:shd w:fill="fdfdfd" w:val="clear"/>
          <w:rtl w:val="0"/>
        </w:rPr>
        <w:t xml:space="preserve">tf.train.Saver.restore(sess, save_path).</w:t>
      </w:r>
      <w:r w:rsidDel="00000000" w:rsidR="00000000" w:rsidRPr="00000000">
        <w:rPr>
          <w:color w:val="111111"/>
          <w:shd w:fill="fdfdfd" w:val="clear"/>
          <w:rtl w:val="0"/>
        </w:rPr>
        <w:t xml:space="preserve"> For example, to restore the checkpoint at the </w:t>
      </w:r>
      <m:oMath>
        <m:r>
          <w:rPr>
            <w:color w:val="111111"/>
            <w:shd w:fill="fdfdfd" w:val="clear"/>
          </w:rPr>
          <m:t xml:space="preserve">10,00</m:t>
        </m:r>
        <m:sSup>
          <m:sSupPr>
            <m:ctrlPr>
              <w:rPr>
                <w:color w:val="111111"/>
                <w:shd w:fill="fdfdfd" w:val="clear"/>
              </w:rPr>
            </m:ctrlPr>
          </m:sSupPr>
          <m:e>
            <m:r>
              <w:rPr>
                <w:color w:val="111111"/>
                <w:shd w:fill="fdfdfd" w:val="clear"/>
              </w:rPr>
              <m:t xml:space="preserve">0</m:t>
            </m:r>
          </m:e>
          <m:sup>
            <m:r>
              <w:rPr>
                <w:color w:val="111111"/>
                <w:shd w:fill="fdfdfd" w:val="clear"/>
              </w:rPr>
              <m:t xml:space="preserve">th</m:t>
            </m:r>
          </m:sup>
        </m:sSup>
      </m:oMath>
      <w:r w:rsidDel="00000000" w:rsidR="00000000" w:rsidRPr="00000000">
        <w:rPr>
          <w:color w:val="111111"/>
          <w:shd w:fill="fdfdfd" w:val="clear"/>
          <w:rtl w:val="0"/>
        </w:rPr>
        <w:t xml:space="preserve"> step.</w:t>
      </w:r>
    </w:p>
    <w:p w:rsidR="00000000" w:rsidDel="00000000" w:rsidP="00000000" w:rsidRDefault="00000000" w:rsidRPr="00000000" w14:paraId="000001E0">
      <w:pPr>
        <w:contextualSpacing w:val="0"/>
        <w:rPr>
          <w:color w:val="111111"/>
          <w:shd w:fill="fdfdfd" w:val="clear"/>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'checkpoints/skip-gram-10000')</w:t>
            </w:r>
            <w:r w:rsidDel="00000000" w:rsidR="00000000" w:rsidRPr="00000000">
              <w:rPr>
                <w:rtl w:val="0"/>
              </w:rPr>
            </w:r>
          </w:p>
        </w:tc>
      </w:tr>
    </w:tbl>
    <w:p w:rsidR="00000000" w:rsidDel="00000000" w:rsidP="00000000" w:rsidRDefault="00000000" w:rsidRPr="00000000" w14:paraId="000001E2">
      <w:pPr>
        <w:contextualSpacing w:val="0"/>
        <w:rPr>
          <w:color w:val="111111"/>
          <w:shd w:fill="fdfdfd" w:val="clear"/>
        </w:rPr>
      </w:pPr>
      <w:r w:rsidDel="00000000" w:rsidR="00000000" w:rsidRPr="00000000">
        <w:rPr>
          <w:rtl w:val="0"/>
        </w:rPr>
      </w:r>
    </w:p>
    <w:p w:rsidR="00000000" w:rsidDel="00000000" w:rsidP="00000000" w:rsidRDefault="00000000" w:rsidRPr="00000000" w14:paraId="000001E3">
      <w:pPr>
        <w:contextualSpacing w:val="0"/>
        <w:rPr>
          <w:color w:val="111111"/>
          <w:shd w:fill="fdfdfd" w:val="clear"/>
        </w:rPr>
      </w:pPr>
      <w:r w:rsidDel="00000000" w:rsidR="00000000" w:rsidRPr="00000000">
        <w:rPr>
          <w:color w:val="111111"/>
          <w:shd w:fill="fdfdfd" w:val="clear"/>
          <w:rtl w:val="0"/>
        </w:rPr>
        <w:t xml:space="preserve">But of course, we can only load saved variables if there is a valid checkpoint. What you probably want to do is that if there is a checkpoint, restore it. If there isn’t, train from the start. TensorFlow allows you to get checkpoint from a directory with </w:t>
      </w:r>
      <w:r w:rsidDel="00000000" w:rsidR="00000000" w:rsidRPr="00000000">
        <w:rPr>
          <w:rFonts w:ascii="Consolas" w:cs="Consolas" w:eastAsia="Consolas" w:hAnsi="Consolas"/>
          <w:color w:val="111111"/>
          <w:sz w:val="18"/>
          <w:szCs w:val="18"/>
          <w:shd w:fill="fdfdfd" w:val="clear"/>
          <w:rtl w:val="0"/>
        </w:rPr>
        <w:t xml:space="preserve">tf.train.get_checkpoint_state(‘directory-name’)</w:t>
      </w:r>
      <w:r w:rsidDel="00000000" w:rsidR="00000000" w:rsidRPr="00000000">
        <w:rPr>
          <w:color w:val="111111"/>
          <w:shd w:fill="fdfdfd" w:val="clear"/>
          <w:rtl w:val="0"/>
        </w:rPr>
        <w:t xml:space="preserve">. The code for checking looks something like this:</w:t>
      </w:r>
    </w:p>
    <w:p w:rsidR="00000000" w:rsidDel="00000000" w:rsidP="00000000" w:rsidRDefault="00000000" w:rsidRPr="00000000" w14:paraId="000001E4">
      <w:pPr>
        <w:contextualSpacing w:val="0"/>
        <w:rPr>
          <w:color w:val="111111"/>
          <w:shd w:fill="fdfdfd" w:val="clear"/>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E6">
            <w:pPr>
              <w:widowControl w:val="0"/>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E7">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r w:rsidDel="00000000" w:rsidR="00000000" w:rsidRPr="00000000">
              <w:rPr>
                <w:rtl w:val="0"/>
              </w:rPr>
            </w:r>
          </w:p>
        </w:tc>
      </w:tr>
    </w:tbl>
    <w:p w:rsidR="00000000" w:rsidDel="00000000" w:rsidP="00000000" w:rsidRDefault="00000000" w:rsidRPr="00000000" w14:paraId="000001E8">
      <w:pPr>
        <w:contextualSpacing w:val="0"/>
        <w:rPr>
          <w:color w:val="111111"/>
          <w:shd w:fill="fdfdfd" w:val="clear"/>
        </w:rPr>
      </w:pPr>
      <w:r w:rsidDel="00000000" w:rsidR="00000000" w:rsidRPr="00000000">
        <w:rPr>
          <w:rtl w:val="0"/>
        </w:rPr>
      </w:r>
    </w:p>
    <w:p w:rsidR="00000000" w:rsidDel="00000000" w:rsidP="00000000" w:rsidRDefault="00000000" w:rsidRPr="00000000" w14:paraId="000001E9">
      <w:pPr>
        <w:contextualSpacing w:val="0"/>
        <w:rPr>
          <w:color w:val="111111"/>
          <w:shd w:fill="fdfdfd" w:val="clear"/>
        </w:rPr>
      </w:pPr>
      <w:r w:rsidDel="00000000" w:rsidR="00000000" w:rsidRPr="00000000">
        <w:rPr>
          <w:color w:val="111111"/>
          <w:shd w:fill="fdfdfd" w:val="clear"/>
          <w:rtl w:val="0"/>
        </w:rPr>
        <w:t xml:space="preserve">The file checkpoint automatically keeps track of the path to the latest checkpoint, so if we find the latest checkpoint from ,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we can always get the latest checkpoint. This is an example of what the file </w:t>
      </w:r>
      <w:r w:rsidDel="00000000" w:rsidR="00000000" w:rsidRPr="00000000">
        <w:rPr>
          <w:rFonts w:ascii="Consolas" w:cs="Consolas" w:eastAsia="Consolas" w:hAnsi="Consolas"/>
          <w:color w:val="008800"/>
          <w:sz w:val="18"/>
          <w:szCs w:val="18"/>
          <w:shd w:fill="fdfdfd" w:val="clear"/>
          <w:rtl w:val="0"/>
        </w:rPr>
        <w:t xml:space="preserve">'checkpoints/checkpoint' </w:t>
      </w:r>
      <w:r w:rsidDel="00000000" w:rsidR="00000000" w:rsidRPr="00000000">
        <w:rPr>
          <w:color w:val="111111"/>
          <w:shd w:fill="fdfdfd" w:val="clear"/>
          <w:rtl w:val="0"/>
        </w:rPr>
        <w:t xml:space="preserve">looks like.</w:t>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model_checkpoint_path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p w:rsidR="00000000" w:rsidDel="00000000" w:rsidP="00000000" w:rsidRDefault="00000000" w:rsidRPr="00000000" w14:paraId="000001EB">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"skip-gram-13999"</w:t>
            </w:r>
            <w:r w:rsidDel="00000000" w:rsidR="00000000" w:rsidRPr="00000000">
              <w:rPr>
                <w:rtl w:val="0"/>
              </w:rPr>
            </w:r>
          </w:p>
          <w:p w:rsidR="00000000" w:rsidDel="00000000" w:rsidP="00000000" w:rsidRDefault="00000000" w:rsidRPr="00000000" w14:paraId="000001EC">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"skip-gram-15999"</w:t>
            </w:r>
            <w:r w:rsidDel="00000000" w:rsidR="00000000" w:rsidRPr="00000000">
              <w:rPr>
                <w:rtl w:val="0"/>
              </w:rPr>
            </w:r>
          </w:p>
          <w:p w:rsidR="00000000" w:rsidDel="00000000" w:rsidP="00000000" w:rsidRDefault="00000000" w:rsidRPr="00000000" w14:paraId="000001ED">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"skip-gram-17999"</w:t>
            </w:r>
            <w:r w:rsidDel="00000000" w:rsidR="00000000" w:rsidRPr="00000000">
              <w:rPr>
                <w:rtl w:val="0"/>
              </w:rPr>
            </w:r>
          </w:p>
          <w:p w:rsidR="00000000" w:rsidDel="00000000" w:rsidP="00000000" w:rsidRDefault="00000000" w:rsidRPr="00000000" w14:paraId="000001EE">
            <w:pPr>
              <w:widowControl w:val="0"/>
              <w:spacing w:line="240" w:lineRule="auto"/>
              <w:contextualSpacing w:val="0"/>
              <w:rPr>
                <w:rFonts w:ascii="Consolas" w:cs="Consolas" w:eastAsia="Consolas" w:hAnsi="Consolas"/>
                <w:sz w:val="18"/>
                <w:szCs w:val="18"/>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"skip-gram-19999"</w:t>
            </w:r>
            <w:r w:rsidDel="00000000" w:rsidR="00000000" w:rsidRPr="00000000">
              <w:rPr>
                <w:rtl w:val="0"/>
              </w:rPr>
            </w:r>
          </w:p>
          <w:p w:rsidR="00000000" w:rsidDel="00000000" w:rsidP="00000000" w:rsidRDefault="00000000" w:rsidRPr="00000000" w14:paraId="000001EF">
            <w:pPr>
              <w:widowControl w:val="0"/>
              <w:spacing w:line="240" w:lineRule="auto"/>
              <w:contextualSpacing w:val="0"/>
              <w:rPr>
                <w:color w:val="111111"/>
                <w:shd w:fill="fdfdfd" w:val="clear"/>
              </w:rPr>
            </w:pPr>
            <w:r w:rsidDel="00000000" w:rsidR="00000000" w:rsidRPr="00000000">
              <w:rPr>
                <w:rFonts w:ascii="Consolas" w:cs="Consolas" w:eastAsia="Consolas" w:hAnsi="Consolas"/>
                <w:sz w:val="18"/>
                <w:szCs w:val="18"/>
                <w:shd w:fill="fdfdfd" w:val="clear"/>
                <w:rtl w:val="0"/>
              </w:rPr>
              <w:t xml:space="preserve">all_model_checkpoint_paths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"skip-gram-21999"</w:t>
            </w:r>
            <w:r w:rsidDel="00000000" w:rsidR="00000000" w:rsidRPr="00000000">
              <w:rPr>
                <w:rtl w:val="0"/>
              </w:rPr>
            </w:r>
          </w:p>
        </w:tc>
      </w:tr>
    </w:tbl>
    <w:p w:rsidR="00000000" w:rsidDel="00000000" w:rsidP="00000000" w:rsidRDefault="00000000" w:rsidRPr="00000000" w14:paraId="000001F0">
      <w:pPr>
        <w:contextualSpacing w:val="0"/>
        <w:rPr>
          <w:color w:val="111111"/>
          <w:shd w:fill="fdfdfd" w:val="clear"/>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So our training loop for word2vec now looks like this: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initial_step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0</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utils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safe_mkdir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global_variables_initializer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if a checkpoint exists, restore from the latest checkpoint</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get_checkpoint_state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path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dirname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'checkpoints/checkpoint'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ckpt </w:t>
            </w:r>
            <w:r w:rsidDel="00000000" w:rsidR="00000000" w:rsidRPr="00000000">
              <w:rPr>
                <w:rFonts w:ascii="Consolas" w:cs="Consolas" w:eastAsia="Consolas" w:hAnsi="Consolas"/>
                <w:color w:val="000088"/>
                <w:sz w:val="18"/>
                <w:szCs w:val="18"/>
                <w:shd w:fill="fdfdfd" w:val="clear"/>
                <w:rtl w:val="0"/>
              </w:rPr>
              <w:t xml:space="preserve">and</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restore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ckpt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model_checkpoint_path)</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FileWriter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'graphs/word2vec'</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graph)</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index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range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num_train_steps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try:</w:t>
            </w: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save the model every 1000 steps</w:t>
            </w: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if</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index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1000</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save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'checkpoints/skip-gram'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index)</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except</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errors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OutOfRangeError:</w:t>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iterator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initializer)</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88"/>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close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go to the folder ‘checkpoints’, you will see files like the below:</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767138" cy="2496824"/>
            <wp:effectExtent b="0" l="0" r="0" t="0"/>
            <wp:docPr id="9"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3767138" cy="2496824"/>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By default, saver.save() stores all variables of the graph, and this is recommended. However, you can also choose what variables to store by passing them in as a list or a dict when we create the saver object. This is an example from TensorFlow official documentation.</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v1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v2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 variables as a dict: </w:t>
            </w: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8800"/>
                <w:sz w:val="18"/>
                <w:szCs w:val="18"/>
                <w:shd w:fill="fdfdfd" w:val="clear"/>
                <w:rtl w:val="0"/>
              </w:rPr>
              <w:t xml:space="preserve">'v2'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 them as a list</w:t>
            </w: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880000"/>
                <w:sz w:val="18"/>
                <w:szCs w:val="18"/>
                <w:shd w:fill="fdfdfd" w:val="clear"/>
                <w:rtl w:val="0"/>
              </w:rPr>
              <w:t xml:space="preserve"># passing a list is equivalent to passing a dict with the variable op names # as keys</w:t>
            </w: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saver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train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Saver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for</w:t>
            </w:r>
            <w:r w:rsidDel="00000000" w:rsidR="00000000" w:rsidRPr="00000000">
              <w:rPr>
                <w:rFonts w:ascii="Consolas" w:cs="Consolas" w:eastAsia="Consolas" w:hAnsi="Consolas"/>
                <w:color w:val="000000"/>
                <w:sz w:val="18"/>
                <w:szCs w:val="18"/>
                <w:shd w:fill="fdfdfd" w:val="clear"/>
                <w:rtl w:val="0"/>
              </w:rPr>
              <w:t xml:space="preserve"> v </w:t>
            </w:r>
            <w:r w:rsidDel="00000000" w:rsidR="00000000" w:rsidRPr="00000000">
              <w:rPr>
                <w:rFonts w:ascii="Consolas" w:cs="Consolas" w:eastAsia="Consolas" w:hAnsi="Consolas"/>
                <w:color w:val="000088"/>
                <w:sz w:val="18"/>
                <w:szCs w:val="18"/>
                <w:shd w:fill="fdfdfd" w:val="clear"/>
                <w:rtl w:val="0"/>
              </w:rPr>
              <w:t xml:space="preserve">in</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v1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v2</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savers only save variables, not the entire graph, so we still have to create the graph ourselves, and then load in variables. The checkpoints specify the way to map from variable names to tensors.</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What people usually</w:t>
      </w:r>
      <w:r w:rsidDel="00000000" w:rsidR="00000000" w:rsidRPr="00000000">
        <w:rPr>
          <w:color w:val="111111"/>
          <w:shd w:fill="fdfdfd" w:val="clear"/>
          <w:rtl w:val="0"/>
        </w:rPr>
        <w:t xml:space="preserve"> do</w:t>
      </w:r>
      <w:r w:rsidDel="00000000" w:rsidR="00000000" w:rsidRPr="00000000">
        <w:rPr>
          <w:color w:val="111111"/>
          <w:shd w:fill="fdfdfd" w:val="clear"/>
          <w:rtl w:val="0"/>
        </w:rPr>
        <w:t xml:space="preserve"> is not just save the parameters from the last iteration, but also save the parameters that give the best result so far so that you can evaluate your model on the best parameters so far.</w:t>
      </w:r>
    </w:p>
    <w:p w:rsidR="00000000" w:rsidDel="00000000" w:rsidP="00000000" w:rsidRDefault="00000000" w:rsidRPr="00000000" w14:paraId="00000222">
      <w:pPr>
        <w:pStyle w:val="Heading3"/>
        <w:contextualSpacing w:val="0"/>
        <w:rPr/>
      </w:pPr>
      <w:bookmarkStart w:colFirst="0" w:colLast="0" w:name="_mz0k4ff2ikf3" w:id="15"/>
      <w:bookmarkEnd w:id="15"/>
      <w:r w:rsidDel="00000000" w:rsidR="00000000" w:rsidRPr="00000000">
        <w:rPr>
          <w:rtl w:val="0"/>
        </w:rPr>
        <w:t xml:space="preserve">tf.summary </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We’ve been using matplotlib to visualize our losses and accuracy, which is unnecessary because TensorBoard provides us with a great set of tools to visualize our summary statistics during our training. Some popular statistics to visualize is loss, average loss, accuracy. You can visualize them as scalar plots, histograms, or even images. So we have a new namescope in our graph to hold all the summary ops.</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def</w:t>
            </w:r>
            <w:r w:rsidDel="00000000" w:rsidR="00000000" w:rsidRPr="00000000">
              <w:rPr>
                <w:rFonts w:ascii="Consolas" w:cs="Consolas" w:eastAsia="Consolas" w:hAnsi="Consolas"/>
                <w:color w:val="000000"/>
                <w:sz w:val="18"/>
                <w:szCs w:val="18"/>
                <w:shd w:fill="fdfdfd" w:val="clear"/>
                <w:rtl w:val="0"/>
              </w:rPr>
              <w:t xml:space="preserve"> _create_summaries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name_scope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"summaries"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sz w:val="18"/>
                <w:szCs w:val="18"/>
                <w:shd w:fill="fdfdfd" w:val="clear"/>
                <w:rtl w:val="0"/>
              </w:rPr>
              <w:t xml:space="preserve">)</w:t>
            </w: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scalar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accuracy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histogram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8800"/>
                <w:sz w:val="18"/>
                <w:szCs w:val="18"/>
                <w:shd w:fill="fdfdfd" w:val="clear"/>
                <w:rtl w:val="0"/>
              </w:rPr>
              <w:t xml:space="preserve">"histogram 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because you have several summaries, we should merge them all</w:t>
            </w: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880000"/>
                <w:sz w:val="18"/>
                <w:szCs w:val="18"/>
                <w:shd w:fill="fdfdfd" w:val="clear"/>
                <w:rtl w:val="0"/>
              </w:rPr>
              <w:t xml:space="preserve"># into one op to make it easier to manage</w:t>
            </w: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self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merge_all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Because it’s an op, you have to execute it with sess.run()</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loss_batch</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_</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summary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loss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optimizer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model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summary_op</w:t>
            </w:r>
            <w:r w:rsidDel="00000000" w:rsidR="00000000" w:rsidRPr="00000000">
              <w:rPr>
                <w:rFonts w:ascii="Consolas" w:cs="Consolas" w:eastAsia="Consolas" w:hAnsi="Consolas"/>
                <w:color w:val="666600"/>
                <w:sz w:val="18"/>
                <w:szCs w:val="18"/>
                <w:shd w:fill="fdfdfd" w:val="clear"/>
                <w:rtl w:val="0"/>
              </w:rPr>
              <w:t xml:space="preserve">], </w:t>
            </w:r>
            <w:r w:rsidDel="00000000" w:rsidR="00000000" w:rsidRPr="00000000">
              <w:rPr>
                <w:rtl w:val="0"/>
              </w:rPr>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feed_dict</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feed_dict)</w:t>
            </w:r>
          </w:p>
        </w:tc>
      </w:tr>
    </w:tbl>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you’ve obtained the summary, you need to write the summary to file using the same FileWriter object we created to visualize our graph.</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writer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add_summary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global_step</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step)</w:t>
            </w:r>
          </w:p>
        </w:tc>
      </w:tr>
    </w:tbl>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Now, if you go run tensorboard and go to </w:t>
      </w:r>
      <w:hyperlink r:id="rId39">
        <w:r w:rsidDel="00000000" w:rsidR="00000000" w:rsidRPr="00000000">
          <w:rPr>
            <w:color w:val="1155cc"/>
            <w:u w:val="single"/>
            <w:shd w:fill="fdfdfd" w:val="clear"/>
            <w:rtl w:val="0"/>
          </w:rPr>
          <w:t xml:space="preserve">http://localhost:6006/</w:t>
        </w:r>
      </w:hyperlink>
      <w:r w:rsidDel="00000000" w:rsidR="00000000" w:rsidRPr="00000000">
        <w:rPr>
          <w:color w:val="111111"/>
          <w:shd w:fill="fdfdfd" w:val="clear"/>
          <w:rtl w:val="0"/>
        </w:rPr>
        <w:t xml:space="preserve">, in the Scalars page, you will see the plot of your scalar summaries. This is the summary of your loss in scalar plot.</w:t>
      </w:r>
    </w:p>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849358" cy="3157538"/>
            <wp:effectExtent b="0" l="0" r="0" t="0"/>
            <wp:docPr id="8" name="image27.jpg"/>
            <a:graphic>
              <a:graphicData uri="http://schemas.openxmlformats.org/drawingml/2006/picture">
                <pic:pic>
                  <pic:nvPicPr>
                    <pic:cNvPr id="0" name="image27.jpg"/>
                    <pic:cNvPicPr preferRelativeResize="0"/>
                  </pic:nvPicPr>
                  <pic:blipFill>
                    <a:blip r:embed="rId40"/>
                    <a:srcRect b="0" l="0" r="0" t="0"/>
                    <a:stretch>
                      <a:fillRect/>
                    </a:stretch>
                  </pic:blipFill>
                  <pic:spPr>
                    <a:xfrm>
                      <a:off x="0" y="0"/>
                      <a:ext cx="3849358"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And the loss in histogram plot.</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4240959" cy="3138488"/>
            <wp:effectExtent b="0" l="0" r="0" t="0"/>
            <wp:docPr id="10"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24095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3309938" cy="2065401"/>
            <wp:effectExtent b="0" l="0" r="0" t="0"/>
            <wp:docPr id="18" name="image37.jpg"/>
            <a:graphic>
              <a:graphicData uri="http://schemas.openxmlformats.org/drawingml/2006/picture">
                <pic:pic>
                  <pic:nvPicPr>
                    <pic:cNvPr id="0" name="image37.jpg"/>
                    <pic:cNvPicPr preferRelativeResize="0"/>
                  </pic:nvPicPr>
                  <pic:blipFill>
                    <a:blip r:embed="rId42"/>
                    <a:srcRect b="0" l="0" r="0" t="0"/>
                    <a:stretch>
                      <a:fillRect/>
                    </a:stretch>
                  </pic:blipFill>
                  <pic:spPr>
                    <a:xfrm>
                      <a:off x="0" y="0"/>
                      <a:ext cx="3309938" cy="206540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save your summaries into different sub-folder in your graph folder, you can compare your progresses. For example, the first time we run our model with learning rate 1.0, we save it in ‘improved_graph/lr1.0’ and the second time we run our model, we save it in ‘improved_graph/lr0.5’, on the left corner of the Scalars page, we can toggle the plots of these two runs to compare them. This can be really helpful when you want to compare the progress made with different optimizers or different parameters.</w:t>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Pr>
        <w:drawing>
          <wp:inline distB="114300" distT="114300" distL="114300" distR="114300">
            <wp:extent cx="5013969" cy="3348038"/>
            <wp:effectExtent b="0" l="0" r="0" t="0"/>
            <wp:docPr id="17" name="image36.jpg"/>
            <a:graphic>
              <a:graphicData uri="http://schemas.openxmlformats.org/drawingml/2006/picture">
                <pic:pic>
                  <pic:nvPicPr>
                    <pic:cNvPr id="0" name="image36.jpg"/>
                    <pic:cNvPicPr preferRelativeResize="0"/>
                  </pic:nvPicPr>
                  <pic:blipFill>
                    <a:blip r:embed="rId43"/>
                    <a:srcRect b="0" l="0" r="0" t="0"/>
                    <a:stretch>
                      <a:fillRect/>
                    </a:stretch>
                  </pic:blipFill>
                  <pic:spPr>
                    <a:xfrm>
                      <a:off x="0" y="0"/>
                      <a:ext cx="5013969"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contextualSpacing w:val="0"/>
        <w:rPr>
          <w:color w:val="111111"/>
          <w:shd w:fill="fdfdfd" w:val="clear"/>
        </w:rPr>
      </w:pPr>
      <w:ins w:author="Rishabh jain" w:id="4" w:date="2018-03-17T05:45:23Z">
        <w:r w:rsidDel="00000000" w:rsidR="00000000" w:rsidRPr="00000000">
          <w:rPr>
            <w:color w:val="111111"/>
            <w:shd w:fill="fdfdfd" w:val="clear"/>
            <w:rtl w:val="0"/>
          </w:rPr>
          <w:tab/>
          <w:tab/>
        </w:r>
      </w:ins>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write a </w:t>
      </w:r>
      <w:ins w:author="Rishabh jain" w:id="5" w:date="2018-03-17T05:45:27Z">
        <w:r w:rsidDel="00000000" w:rsidR="00000000" w:rsidRPr="00000000">
          <w:rPr>
            <w:color w:val="111111"/>
            <w:shd w:fill="fdfdfd" w:val="clear"/>
            <w:rtl w:val="0"/>
          </w:rPr>
          <w:tab/>
        </w:r>
      </w:ins>
      <w:r w:rsidDel="00000000" w:rsidR="00000000" w:rsidRPr="00000000">
        <w:rPr>
          <w:color w:val="111111"/>
          <w:shd w:fill="fdfdfd" w:val="clear"/>
          <w:rtl w:val="0"/>
        </w:rPr>
        <w:t xml:space="preserve">Python script to automate the naming of folders where you store the graphs/plots of each experiment.</w:t>
      </w:r>
      <w:ins w:author="Rishabh jain" w:id="6" w:date="2018-03-17T05:45:29Z">
        <w:r w:rsidDel="00000000" w:rsidR="00000000" w:rsidRPr="00000000">
          <w:rPr>
            <w:color w:val="111111"/>
            <w:shd w:fill="fdfdfd" w:val="clear"/>
            <w:rtl w:val="0"/>
          </w:rPr>
          <w:tab/>
          <w:tab/>
          <w:tab/>
          <w:tab/>
          <w:tab/>
          <w:tab/>
          <w:tab/>
          <w:tab/>
          <w:tab/>
        </w:r>
      </w:ins>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You can visualize the statistics as images using </w:t>
      </w:r>
      <w:hyperlink r:id="rId44">
        <w:r w:rsidDel="00000000" w:rsidR="00000000" w:rsidRPr="00000000">
          <w:rPr>
            <w:color w:val="1155cc"/>
            <w:u w:val="single"/>
            <w:shd w:fill="fdfdfd" w:val="clear"/>
            <w:rtl w:val="0"/>
          </w:rPr>
          <w:t xml:space="preserve">tf.summary.image</w:t>
        </w:r>
      </w:hyperlink>
      <w:r w:rsidDel="00000000" w:rsidR="00000000" w:rsidRPr="00000000">
        <w:rPr>
          <w:color w:val="111111"/>
          <w:shd w:fill="fdfdfd" w:val="clear"/>
          <w:rtl w:val="0"/>
        </w:rPr>
        <w:t xml:space="preserve">.</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summary</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image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name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tensor</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max_outputs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3</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collections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88"/>
                <w:sz w:val="18"/>
                <w:szCs w:val="18"/>
                <w:shd w:fill="fdfdfd" w:val="clear"/>
                <w:rtl w:val="0"/>
              </w:rPr>
              <w:t xml:space="preserve">None)</w:t>
            </w:r>
            <w:r w:rsidDel="00000000" w:rsidR="00000000" w:rsidRPr="00000000">
              <w:rPr>
                <w:rtl w:val="0"/>
              </w:rPr>
            </w:r>
          </w:p>
        </w:tc>
      </w:tr>
    </w:tbl>
    <w:p w:rsidR="00000000" w:rsidDel="00000000" w:rsidP="00000000" w:rsidRDefault="00000000" w:rsidRPr="00000000" w14:paraId="00000246">
      <w:pPr>
        <w:pStyle w:val="Heading3"/>
        <w:contextualSpacing w:val="0"/>
        <w:rPr/>
      </w:pPr>
      <w:bookmarkStart w:colFirst="0" w:colLast="0" w:name="_834r4ltb20o" w:id="16"/>
      <w:bookmarkEnd w:id="16"/>
      <w:r w:rsidDel="00000000" w:rsidR="00000000" w:rsidRPr="00000000">
        <w:rPr>
          <w:rtl w:val="0"/>
        </w:rPr>
        <w:t xml:space="preserve">Control randomization </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 never realized what an oxymoron “control randomization” sounds like until I’ve written it down, but the truth is that you often have to control the randomization process to get stable results for your experiments. You’re probably familiar with random seed and random state from NumPy. TensorFlow doesn’t allow you to get random state the way NumPy does (at least not that I know of -- I will double check), but it does allow you to get stable results in randomization through two ways:</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1. Set random seed at operation level. All random tensors allow you to pass in seed value in their initialization. For example:</w:t>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my_var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Variable</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truncated_normal</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stddev</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0.1</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tl w:val="0"/>
              </w:rPr>
            </w:r>
          </w:p>
        </w:tc>
      </w:tr>
    </w:tbl>
    <w:p w:rsidR="00000000" w:rsidDel="00000000" w:rsidP="00000000" w:rsidRDefault="00000000" w:rsidRPr="00000000" w14:paraId="0000024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Note that, session is the thing that keeps track of random state, so each new session will start the random state all over again.</w:t>
      </w:r>
    </w:p>
    <w:p w:rsidR="00000000" w:rsidDel="00000000" w:rsidP="00000000" w:rsidRDefault="00000000" w:rsidRPr="00000000" w14:paraId="0000024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 &gt;&gt; -5.97319</w:t>
            </w:r>
            <w:r w:rsidDel="00000000" w:rsidR="00000000" w:rsidRPr="00000000">
              <w:rPr>
                <w:rtl w:val="0"/>
              </w:rPr>
            </w:r>
          </w:p>
        </w:tc>
      </w:tr>
    </w:tbl>
    <w:p w:rsidR="00000000" w:rsidDel="00000000" w:rsidP="00000000" w:rsidRDefault="00000000" w:rsidRPr="00000000" w14:paraId="00000253">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5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 operation level random seed, each op keeps its own seed.</w:t>
      </w:r>
    </w:p>
    <w:p w:rsidR="00000000" w:rsidDel="00000000" w:rsidP="00000000" w:rsidRDefault="00000000" w:rsidRPr="00000000" w14:paraId="0000025D">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sz w:val="18"/>
                <w:szCs w:val="18"/>
                <w:shd w:fill="fdfdfd" w:val="clear"/>
                <w:rtl w:val="0"/>
              </w:rPr>
              <w:t xml:space="preserve"># &gt;&gt; 3.57493</w:t>
            </w:r>
            <w:r w:rsidDel="00000000" w:rsidR="00000000" w:rsidRPr="00000000">
              <w:rPr>
                <w:rtl w:val="0"/>
              </w:rPr>
            </w:r>
          </w:p>
        </w:tc>
      </w:tr>
    </w:tbl>
    <w:p w:rsidR="00000000" w:rsidDel="00000000" w:rsidP="00000000" w:rsidRDefault="00000000" w:rsidRPr="00000000" w14:paraId="00000264">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2. Set random seed at graph level with tf.Graph.seed</w:t>
      </w:r>
    </w:p>
    <w:p w:rsidR="00000000" w:rsidDel="00000000" w:rsidP="00000000" w:rsidRDefault="00000000" w:rsidRPr="00000000" w14:paraId="0000026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seed)</w:t>
            </w:r>
            <w:r w:rsidDel="00000000" w:rsidR="00000000" w:rsidRPr="00000000">
              <w:rPr>
                <w:rtl w:val="0"/>
              </w:rPr>
            </w:r>
          </w:p>
        </w:tc>
      </w:tr>
    </w:tbl>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If you don’t care about the randomization for each op inside the graph, but just want to be able to replicate result on another graph (so that other people can replicate your results on their own graph), you can use tf.set_random_seed instead. Setting the current TensorFlow random seed affects the current default graph only. </w:t>
      </w:r>
    </w:p>
    <w:p w:rsidR="00000000" w:rsidDel="00000000" w:rsidP="00000000" w:rsidRDefault="00000000" w:rsidRPr="00000000" w14:paraId="0000026A">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For example, you have two models a.py and b.py that have identical code:</w:t>
      </w:r>
    </w:p>
    <w:p w:rsidR="00000000" w:rsidDel="00000000" w:rsidP="00000000" w:rsidRDefault="00000000" w:rsidRPr="00000000" w14:paraId="0000026C">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import</w:t>
            </w:r>
            <w:r w:rsidDel="00000000" w:rsidR="00000000" w:rsidRPr="00000000">
              <w:rPr>
                <w:rFonts w:ascii="Consolas" w:cs="Consolas" w:eastAsia="Consolas" w:hAnsi="Consolas"/>
                <w:color w:val="000000"/>
                <w:sz w:val="18"/>
                <w:szCs w:val="18"/>
                <w:shd w:fill="fdfdfd" w:val="clear"/>
                <w:rtl w:val="0"/>
              </w:rPr>
              <w:t xml:space="preserve"> tensorflow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tf</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set_random_seed</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w:t>
            </w: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c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d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random_uniform</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6666"/>
                <w:sz w:val="18"/>
                <w:szCs w:val="18"/>
                <w:shd w:fill="fdfdfd" w:val="clear"/>
                <w:rtl w:val="0"/>
              </w:rPr>
              <w:t xml:space="preserve">10)</w:t>
            </w:r>
            <w:r w:rsidDel="00000000" w:rsidR="00000000" w:rsidRPr="00000000">
              <w:rPr>
                <w:rtl w:val="0"/>
              </w:rPr>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88"/>
                <w:sz w:val="18"/>
                <w:szCs w:val="18"/>
                <w:shd w:fill="fdfdfd" w:val="clear"/>
                <w:rtl w:val="0"/>
              </w:rPr>
              <w:t xml:space="preserve">with</w:t>
            </w:r>
            <w:r w:rsidDel="00000000" w:rsidR="00000000" w:rsidRPr="00000000">
              <w:rPr>
                <w:rFonts w:ascii="Consolas" w:cs="Consolas" w:eastAsia="Consolas" w:hAnsi="Consolas"/>
                <w:color w:val="000000"/>
                <w:sz w:val="18"/>
                <w:szCs w:val="18"/>
                <w:shd w:fill="fdfdfd" w:val="clear"/>
                <w:rtl w:val="0"/>
              </w:rPr>
              <w:t xml:space="preserve"> tf</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660066"/>
                <w:sz w:val="18"/>
                <w:szCs w:val="18"/>
                <w:shd w:fill="fdfdfd" w:val="clear"/>
                <w:rtl w:val="0"/>
              </w:rPr>
              <w:t xml:space="preserve">Session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000088"/>
                <w:sz w:val="18"/>
                <w:szCs w:val="18"/>
                <w:shd w:fill="fdfdfd" w:val="clear"/>
                <w:rtl w:val="0"/>
              </w:rPr>
              <w:t xml:space="preserve">as</w:t>
            </w:r>
            <w:r w:rsidDel="00000000" w:rsidR="00000000" w:rsidRPr="00000000">
              <w:rPr>
                <w:rFonts w:ascii="Consolas" w:cs="Consolas" w:eastAsia="Consolas" w:hAnsi="Consolas"/>
                <w:color w:val="000000"/>
                <w:sz w:val="18"/>
                <w:szCs w:val="18"/>
                <w:shd w:fill="fdfdfd" w:val="clear"/>
                <w:rtl w:val="0"/>
              </w:rPr>
              <w:t xml:space="preserve"> sess:</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c)</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000000"/>
                <w:sz w:val="18"/>
                <w:szCs w:val="18"/>
                <w:shd w:fill="fdfdfd" w:val="clear"/>
                <w:rtl w:val="0"/>
              </w:rPr>
              <w:tab/>
            </w:r>
            <w:r w:rsidDel="00000000" w:rsidR="00000000" w:rsidRPr="00000000">
              <w:rPr>
                <w:rFonts w:ascii="Consolas" w:cs="Consolas" w:eastAsia="Consolas" w:hAnsi="Consolas"/>
                <w:color w:val="000088"/>
                <w:sz w:val="18"/>
                <w:szCs w:val="18"/>
                <w:shd w:fill="fdfdfd" w:val="clear"/>
                <w:rtl w:val="0"/>
              </w:rPr>
              <w:t xml:space="preserve">print</w:t>
            </w:r>
            <w:r w:rsidDel="00000000" w:rsidR="00000000" w:rsidRPr="00000000">
              <w:rPr>
                <w:rFonts w:ascii="Consolas" w:cs="Consolas" w:eastAsia="Consolas" w:hAnsi="Consolas"/>
                <w:color w:val="000000"/>
                <w:sz w:val="18"/>
                <w:szCs w:val="18"/>
                <w:shd w:fill="fdfdfd" w:val="clear"/>
                <w:rtl w:val="0"/>
              </w:rPr>
              <w:t xml:space="preserve"> sess</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run</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d)</w:t>
            </w:r>
            <w:r w:rsidDel="00000000" w:rsidR="00000000" w:rsidRPr="00000000">
              <w:rPr>
                <w:rtl w:val="0"/>
              </w:rPr>
            </w:r>
          </w:p>
        </w:tc>
      </w:tr>
    </w:tbl>
    <w:p w:rsidR="00000000" w:rsidDel="00000000" w:rsidP="00000000" w:rsidRDefault="00000000" w:rsidRPr="00000000" w14:paraId="00000276">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color w:val="111111"/>
          <w:shd w:fill="fdfdfd" w:val="clear"/>
          <w:rtl w:val="0"/>
        </w:rPr>
        <w:t xml:space="preserve">Without graph level seed, running python a.py and b.py will return 2 completely different results, but with tf.set_random_seed, you will get two identical results:</w:t>
      </w:r>
    </w:p>
    <w:p w:rsidR="00000000" w:rsidDel="00000000" w:rsidP="00000000" w:rsidRDefault="00000000" w:rsidRPr="00000000" w14:paraId="00000278">
      <w:pPr>
        <w:pBdr>
          <w:top w:space="0" w:sz="0" w:val="nil"/>
          <w:left w:space="0" w:sz="0" w:val="nil"/>
          <w:bottom w:space="0" w:sz="0" w:val="nil"/>
          <w:right w:space="0" w:sz="0" w:val="nil"/>
          <w:between w:space="0" w:sz="0" w:val="nil"/>
        </w:pBdr>
        <w:shd w:fill="auto" w:val="clear"/>
        <w:contextualSpacing w:val="0"/>
        <w:rPr>
          <w:color w:val="111111"/>
          <w:shd w:fill="fdfdfd" w:val="clear"/>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a</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000000"/>
                <w:sz w:val="18"/>
                <w:szCs w:val="18"/>
                <w:shd w:fill="fdfdfd" w:val="clear"/>
                <w:rtl w:val="0"/>
              </w:rPr>
              <w:t xml:space="preserve">$ python b</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0000"/>
                <w:sz w:val="18"/>
                <w:szCs w:val="18"/>
                <w:shd w:fill="fdfdfd" w:val="clear"/>
                <w:rtl w:val="0"/>
              </w:rPr>
              <w:t xml:space="preserve">py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4.00752</w:t>
            </w: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111111"/>
                <w:shd w:fill="fdfdfd" w:val="clear"/>
              </w:rPr>
            </w:pPr>
            <w:r w:rsidDel="00000000" w:rsidR="00000000" w:rsidRPr="00000000">
              <w:rPr>
                <w:rFonts w:ascii="Consolas" w:cs="Consolas" w:eastAsia="Consolas" w:hAnsi="Consolas"/>
                <w:color w:val="666600"/>
                <w:sz w:val="18"/>
                <w:szCs w:val="18"/>
                <w:shd w:fill="fdfdfd" w:val="clear"/>
                <w:rtl w:val="0"/>
              </w:rPr>
              <w:t xml:space="preserve">&gt;&gt;</w:t>
            </w:r>
            <w:r w:rsidDel="00000000" w:rsidR="00000000" w:rsidRPr="00000000">
              <w:rPr>
                <w:rFonts w:ascii="Consolas" w:cs="Consolas" w:eastAsia="Consolas" w:hAnsi="Consolas"/>
                <w:color w:val="000000"/>
                <w:sz w:val="18"/>
                <w:szCs w:val="18"/>
                <w:shd w:fill="fdfdfd" w:val="clear"/>
                <w:rtl w:val="0"/>
              </w:rPr>
              <w:t xml:space="preserve"> </w:t>
            </w:r>
            <w:r w:rsidDel="00000000" w:rsidR="00000000" w:rsidRPr="00000000">
              <w:rPr>
                <w:rFonts w:ascii="Consolas" w:cs="Consolas" w:eastAsia="Consolas" w:hAnsi="Consolas"/>
                <w:color w:val="666600"/>
                <w:sz w:val="18"/>
                <w:szCs w:val="18"/>
                <w:shd w:fill="fdfdfd" w:val="clear"/>
                <w:rtl w:val="0"/>
              </w:rPr>
              <w:t xml:space="preserve">-</w:t>
            </w:r>
            <w:r w:rsidDel="00000000" w:rsidR="00000000" w:rsidRPr="00000000">
              <w:rPr>
                <w:rFonts w:ascii="Consolas" w:cs="Consolas" w:eastAsia="Consolas" w:hAnsi="Consolas"/>
                <w:color w:val="006666"/>
                <w:sz w:val="18"/>
                <w:szCs w:val="18"/>
                <w:shd w:fill="fdfdfd" w:val="clear"/>
                <w:rtl w:val="0"/>
              </w:rPr>
              <w:t xml:space="preserve">2.98339</w:t>
            </w:r>
            <w:r w:rsidDel="00000000" w:rsidR="00000000" w:rsidRPr="00000000">
              <w:rPr>
                <w:rtl w:val="0"/>
              </w:rPr>
            </w:r>
          </w:p>
        </w:tc>
      </w:tr>
    </w:tbl>
    <w:p w:rsidR="00000000" w:rsidDel="00000000" w:rsidP="00000000" w:rsidRDefault="00000000" w:rsidRPr="00000000" w14:paraId="00000280">
      <w:pPr>
        <w:pStyle w:val="Heading2"/>
        <w:contextualSpacing w:val="0"/>
        <w:rPr/>
      </w:pPr>
      <w:bookmarkStart w:colFirst="0" w:colLast="0" w:name="_1s59ypd7mhpp" w:id="17"/>
      <w:bookmarkEnd w:id="17"/>
      <w:r w:rsidDel="00000000" w:rsidR="00000000" w:rsidRPr="00000000">
        <w:rPr>
          <w:rtl w:val="0"/>
        </w:rPr>
        <w:t xml:space="preserve">Autodiff (how TensorFlow takes gradients)</w:t>
      </w:r>
    </w:p>
    <w:p w:rsidR="00000000" w:rsidDel="00000000" w:rsidP="00000000" w:rsidRDefault="00000000" w:rsidRPr="00000000" w14:paraId="00000281">
      <w:pPr>
        <w:contextualSpacing w:val="0"/>
        <w:rPr/>
      </w:pPr>
      <w:r w:rsidDel="00000000" w:rsidR="00000000" w:rsidRPr="00000000">
        <w:rPr>
          <w:rtl w:val="0"/>
        </w:rPr>
        <w:t xml:space="preserve">In all the models we’ve built so far, we haven’t taken a single gradient. All we need to do is to build a forward pass and TensorFlow takes care of the backward path for us. For example, if tensor C depends on a set of previous nodes, the gradient of C with respect to those previous nodes can be automatically computed with a built-in function, even if there are many layers in between them.</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t xml:space="preserve">TensorFlow uses what’s known as the reverse mode automatic differentiation. It allows you to take derivative of a function at roughly the same cost as computing the original function. Gradients are computed by creating additional nodes and edges in the graph. For example, you need to compute the gradients of C with respect to I, first TensorFlow looks for the path between these two nodes. Once the path is found, TensorFlow starts at C and moves backward toward I. For every operation on this backward path, a node is added to the graph, composing the partial gradients of each added node via the chain rule. This process is visualized in TensorFlow white paper:</w:t>
      </w:r>
    </w:p>
    <w:p w:rsidR="00000000" w:rsidDel="00000000" w:rsidP="00000000" w:rsidRDefault="00000000" w:rsidRPr="00000000" w14:paraId="00000284">
      <w:pPr>
        <w:contextualSpacing w:val="0"/>
        <w:rPr/>
      </w:pPr>
      <w:r w:rsidDel="00000000" w:rsidR="00000000" w:rsidRPr="00000000">
        <w:rPr/>
        <w:drawing>
          <wp:inline distB="114300" distT="114300" distL="114300" distR="114300">
            <wp:extent cx="3795713" cy="2906431"/>
            <wp:effectExtent b="0" l="0" r="0" t="0"/>
            <wp:docPr id="1" name="image9.jpg"/>
            <a:graphic>
              <a:graphicData uri="http://schemas.openxmlformats.org/drawingml/2006/picture">
                <pic:pic>
                  <pic:nvPicPr>
                    <pic:cNvPr id="0" name="image9.jpg"/>
                    <pic:cNvPicPr preferRelativeResize="0"/>
                  </pic:nvPicPr>
                  <pic:blipFill>
                    <a:blip r:embed="rId45"/>
                    <a:srcRect b="0" l="0" r="0" t="0"/>
                    <a:stretch>
                      <a:fillRect/>
                    </a:stretch>
                  </pic:blipFill>
                  <pic:spPr>
                    <a:xfrm>
                      <a:off x="0" y="0"/>
                      <a:ext cx="3795713" cy="2906431"/>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contextualSpacing w:val="0"/>
        <w:rPr/>
      </w:pPr>
      <w:r w:rsidDel="00000000" w:rsidR="00000000" w:rsidRPr="00000000">
        <w:rPr>
          <w:rtl w:val="0"/>
        </w:rPr>
        <w:t xml:space="preserve">To compute partial gradients, we can use tf.gradients()</w:t>
      </w:r>
    </w:p>
    <w:p w:rsidR="00000000" w:rsidDel="00000000" w:rsidP="00000000" w:rsidRDefault="00000000" w:rsidRPr="00000000" w14:paraId="00000287">
      <w:pPr>
        <w:contextualSpacing w:val="0"/>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tc>
      </w:tr>
    </w:tbl>
    <w:p w:rsidR="00000000" w:rsidDel="00000000" w:rsidP="00000000" w:rsidRDefault="00000000" w:rsidRPr="00000000" w14:paraId="00000289">
      <w:pPr>
        <w:contextualSpacing w:val="0"/>
        <w:rPr/>
      </w:pPr>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t xml:space="preserve">tf.gradients(ys, [xs]) with [xs] stands for a list of tensors with respect to those you’re trying to compute the gradient of ys. It will return a list of gradient values.</w:t>
      </w:r>
    </w:p>
    <w:p w:rsidR="00000000" w:rsidDel="00000000" w:rsidP="00000000" w:rsidRDefault="00000000" w:rsidRPr="00000000" w14:paraId="0000028B">
      <w:pPr>
        <w:contextualSpacing w:val="0"/>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8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8E">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x)</w:t>
            </w:r>
          </w:p>
          <w:p w:rsidR="00000000" w:rsidDel="00000000" w:rsidP="00000000" w:rsidRDefault="00000000" w:rsidRPr="00000000" w14:paraId="000002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2">
            <w:pPr>
              <w:widowControl w:val="0"/>
              <w:spacing w:line="240" w:lineRule="auto"/>
              <w:contextualSpacing w:val="0"/>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24.0</w:t>
            </w:r>
            <w:r w:rsidDel="00000000" w:rsidR="00000000" w:rsidRPr="00000000">
              <w:rPr>
                <w:rtl w:val="0"/>
              </w:rPr>
            </w:r>
          </w:p>
        </w:tc>
      </w:tr>
    </w:tbl>
    <w:p w:rsidR="00000000" w:rsidDel="00000000" w:rsidP="00000000" w:rsidRDefault="00000000" w:rsidRPr="00000000" w14:paraId="00000293">
      <w:pPr>
        <w:contextualSpacing w:val="0"/>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2.0)</w:t>
            </w:r>
            <w:r w:rsidDel="00000000" w:rsidR="00000000" w:rsidRPr="00000000">
              <w:rPr>
                <w:rtl w:val="0"/>
              </w:rPr>
            </w:r>
          </w:p>
          <w:p w:rsidR="00000000" w:rsidDel="00000000" w:rsidP="00000000" w:rsidRDefault="00000000" w:rsidRPr="00000000" w14:paraId="000002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2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3.0</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2</w:t>
            </w:r>
          </w:p>
          <w:p w:rsidR="00000000" w:rsidDel="00000000" w:rsidP="00000000" w:rsidRDefault="00000000" w:rsidRPr="00000000" w14:paraId="00000297">
            <w:pPr>
              <w:widowControl w:val="0"/>
              <w:spacing w:line="240" w:lineRule="auto"/>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14:paraId="0000029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grad_z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29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sess:</w:t>
            </w:r>
          </w:p>
          <w:p w:rsidR="00000000" w:rsidDel="00000000" w:rsidP="00000000" w:rsidRDefault="00000000" w:rsidRPr="00000000" w14:paraId="0000029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initializer)</w:t>
            </w:r>
          </w:p>
          <w:p w:rsidR="00000000" w:rsidDel="00000000" w:rsidP="00000000" w:rsidRDefault="00000000" w:rsidRPr="00000000" w14:paraId="0000029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grad_z</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880000"/>
                <w:sz w:val="18"/>
                <w:szCs w:val="18"/>
                <w:rtl w:val="0"/>
              </w:rPr>
              <w:t xml:space="preserve"># &gt;&gt; [768.0, 32.0]</w:t>
            </w:r>
            <w:r w:rsidDel="00000000" w:rsidR="00000000" w:rsidRPr="00000000">
              <w:rPr>
                <w:rtl w:val="0"/>
              </w:rPr>
            </w:r>
          </w:p>
          <w:p w:rsidR="00000000" w:rsidDel="00000000" w:rsidP="00000000" w:rsidRDefault="00000000" w:rsidRPr="00000000" w14:paraId="0000029C">
            <w:pPr>
              <w:widowControl w:val="0"/>
              <w:spacing w:line="240" w:lineRule="auto"/>
              <w:contextualSpacing w:val="0"/>
              <w:rPr/>
            </w:pPr>
            <w:r w:rsidDel="00000000" w:rsidR="00000000" w:rsidRPr="00000000">
              <w:rPr>
                <w:rFonts w:ascii="Consolas" w:cs="Consolas" w:eastAsia="Consolas" w:hAnsi="Consolas"/>
                <w:color w:val="880000"/>
                <w:sz w:val="18"/>
                <w:szCs w:val="18"/>
                <w:rtl w:val="0"/>
              </w:rPr>
              <w:t xml:space="preserve"># 768 is the gradient of z with respect to x, 32 with respect to y</w:t>
            </w:r>
            <w:r w:rsidDel="00000000" w:rsidR="00000000" w:rsidRPr="00000000">
              <w:rPr>
                <w:rtl w:val="0"/>
              </w:rPr>
            </w:r>
          </w:p>
        </w:tc>
      </w:tr>
    </w:tbl>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t xml:space="preserve">You should check by hand to see that this is correct.</w:t>
      </w:r>
    </w:p>
    <w:p w:rsidR="00000000" w:rsidDel="00000000" w:rsidP="00000000" w:rsidRDefault="00000000" w:rsidRPr="00000000" w14:paraId="0000029F">
      <w:pPr>
        <w:contextualSpacing w:val="0"/>
        <w:rPr/>
      </w:pPr>
      <w:r w:rsidDel="00000000" w:rsidR="00000000" w:rsidRPr="00000000">
        <w:rPr>
          <w:rtl w:val="0"/>
        </w:rPr>
      </w:r>
    </w:p>
    <w:p w:rsidR="00000000" w:rsidDel="00000000" w:rsidP="00000000" w:rsidRDefault="00000000" w:rsidRPr="00000000" w14:paraId="000002A0">
      <w:pPr>
        <w:contextualSpacing w:val="0"/>
        <w:rPr>
          <w:ins w:author="Rishabh jain" w:id="7" w:date="2018-03-17T06:57:29Z"/>
        </w:rPr>
      </w:pPr>
      <w:r w:rsidDel="00000000" w:rsidR="00000000" w:rsidRPr="00000000">
        <w:rPr>
          <w:rtl w:val="0"/>
        </w:rPr>
        <w:t xml:space="preserve">So, the question is: why should we still learn to take gradient? Why are Chris Manning and Richard Socher making us take gradients of cross entropy and softmax? Shouldn’t taking gradients by hands one day be as obsolete as trying to take squa</w:t>
      </w:r>
      <w:ins w:author="Rishabh jain" w:id="7" w:date="2018-03-17T06:57:29Z">
        <w:r w:rsidDel="00000000" w:rsidR="00000000" w:rsidRPr="00000000">
          <w:rPr>
            <w:rtl w:val="0"/>
          </w:rPr>
        </w:r>
      </w:ins>
    </w:p>
    <w:p w:rsidR="00000000" w:rsidDel="00000000" w:rsidP="00000000" w:rsidRDefault="00000000" w:rsidRPr="00000000" w14:paraId="000002A1">
      <w:pPr>
        <w:contextualSpacing w:val="0"/>
        <w:rPr/>
      </w:pPr>
      <w:r w:rsidDel="00000000" w:rsidR="00000000" w:rsidRPr="00000000">
        <w:rPr>
          <w:rtl w:val="0"/>
        </w:rPr>
        <w:t xml:space="preserve">re root by hands since the invention of calculator?</w:t>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contextualSpacing w:val="0"/>
        <w:rPr/>
      </w:pPr>
      <w:r w:rsidDel="00000000" w:rsidR="00000000" w:rsidRPr="00000000">
        <w:rPr>
          <w:rtl w:val="0"/>
        </w:rPr>
        <w:t xml:space="preserve">Well, maybe. But for now, TensorFlow can take gradients for us, but it can’t give us intuition about what functions to use. It doesn’t tell us if a function will suffer from exploding or vanishing gradients. We still need to know about gradients to get an understanding of why a model works while another doesn’t.</w:t>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drawing>
          <wp:inline distB="114300" distT="114300" distL="114300" distR="114300">
            <wp:extent cx="5943600" cy="3632200"/>
            <wp:effectExtent b="0" l="0" r="0" t="0"/>
            <wp:docPr id="14" name="image33.jpg"/>
            <a:graphic>
              <a:graphicData uri="http://schemas.openxmlformats.org/drawingml/2006/picture">
                <pic:pic>
                  <pic:nvPicPr>
                    <pic:cNvPr id="0" name="image33.jpg"/>
                    <pic:cNvPicPr preferRelativeResize="0"/>
                  </pic:nvPicPr>
                  <pic:blipFill>
                    <a:blip r:embed="rId4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contextualSpacing w:val="0"/>
        <w:rPr/>
      </w:pPr>
      <w:r w:rsidDel="00000000" w:rsidR="00000000" w:rsidRPr="00000000">
        <w:rPr>
          <w:rtl w:val="0"/>
        </w:rPr>
        <w:t xml:space="preserve">We plot the error surface of a one hidden unit recurrent network, highlighting the existence of high curvature walls. The solid lines depicts standard trajectories that gradient descent might follow. Using dashed arrow the diagram shows what would happen if the gradients is rescaled to a fixed size when its norm is above a threshold.</w:t>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contextualSpacing w:val="0"/>
        <w:rPr>
          <w:color w:val="212121"/>
        </w:rPr>
      </w:pPr>
      <w:r w:rsidDel="00000000" w:rsidR="00000000" w:rsidRPr="00000000">
        <w:rPr>
          <w:rtl w:val="0"/>
        </w:rPr>
        <w:t xml:space="preserve">Source for the plot: </w:t>
      </w:r>
      <w:r w:rsidDel="00000000" w:rsidR="00000000" w:rsidRPr="00000000">
        <w:rPr>
          <w:i w:val="1"/>
          <w:rtl w:val="0"/>
        </w:rPr>
        <w:t xml:space="preserve">Understanding the exploding gradient problem</w:t>
      </w:r>
      <w:r w:rsidDel="00000000" w:rsidR="00000000" w:rsidRPr="00000000">
        <w:rPr>
          <w:rtl w:val="0"/>
        </w:rPr>
        <w:t xml:space="preserve"> (Pascanu et al., 2012)</w:t>
      </w: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lek H. Altakrori" w:id="1" w:date="2018-02-16T00:10:27Z">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h1 be proceeded with an activation/non-linearity before passing it to h2?</w:t>
      </w:r>
    </w:p>
  </w:comment>
  <w:comment w:author="Nhân Nguyễn Thành" w:id="2" w:date="2018-02-21T15:40:40Z">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You're right, but I think the code is just for demonstration purpose.</w:t>
      </w:r>
    </w:p>
  </w:comment>
  <w:comment w:author="Srinivas Raman" w:id="0" w:date="2018-02-13T18:44:06Z">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are these lines repeated below?</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logits1 = two_hidden_layers(x1)</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here it is logits1 = two_hidden_layers_2(x1).</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redundant or am I missing something?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jpg"/><Relationship Id="rId20" Type="http://schemas.openxmlformats.org/officeDocument/2006/relationships/hyperlink" Target="http://mccormickml.com/2016/04/19/word2vec-tutorial-the-skip-gram-model/" TargetMode="External"/><Relationship Id="rId42" Type="http://schemas.openxmlformats.org/officeDocument/2006/relationships/image" Target="media/image37.jpg"/><Relationship Id="rId41" Type="http://schemas.openxmlformats.org/officeDocument/2006/relationships/image" Target="media/image29.png"/><Relationship Id="rId22" Type="http://schemas.openxmlformats.org/officeDocument/2006/relationships/hyperlink" Target="https://github.com/tensorflow/tensorflow/blob/master/tensorflow/python/ops/nn_impl.py" TargetMode="External"/><Relationship Id="rId44" Type="http://schemas.openxmlformats.org/officeDocument/2006/relationships/hyperlink" Target="https://github.com/tensorflow/tensorflow/blob/master/tensorflow/g3doc/api_docs/python/functions_and_classes/shard5/tf.summary.image.md" TargetMode="External"/><Relationship Id="rId21" Type="http://schemas.openxmlformats.org/officeDocument/2006/relationships/image" Target="media/image13.png"/><Relationship Id="rId43" Type="http://schemas.openxmlformats.org/officeDocument/2006/relationships/image" Target="media/image36.jpg"/><Relationship Id="rId24" Type="http://schemas.openxmlformats.org/officeDocument/2006/relationships/image" Target="media/image32.jpg"/><Relationship Id="rId46" Type="http://schemas.openxmlformats.org/officeDocument/2006/relationships/image" Target="media/image33.jpg"/><Relationship Id="rId23" Type="http://schemas.openxmlformats.org/officeDocument/2006/relationships/image" Target="media/image10.jpg"/><Relationship Id="rId45"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rxiv.org/pdf/1301.3781.pdf" TargetMode="External"/><Relationship Id="rId26" Type="http://schemas.openxmlformats.org/officeDocument/2006/relationships/image" Target="media/image35.jpg"/><Relationship Id="rId25" Type="http://schemas.openxmlformats.org/officeDocument/2006/relationships/image" Target="media/image34.jpg"/><Relationship Id="rId28" Type="http://schemas.openxmlformats.org/officeDocument/2006/relationships/image" Target="media/image38.jpg"/><Relationship Id="rId27" Type="http://schemas.openxmlformats.org/officeDocument/2006/relationships/hyperlink" Target="http://colah.github.io/posts/2014-10-Visualizing-MNI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2.jpg"/><Relationship Id="rId7" Type="http://schemas.openxmlformats.org/officeDocument/2006/relationships/hyperlink" Target="http://web.stanford.edu/class/cs224n/lectures/lecture2.pdf" TargetMode="External"/><Relationship Id="rId8" Type="http://schemas.openxmlformats.org/officeDocument/2006/relationships/hyperlink" Target="https://arxiv.org/pdf/1310.4546.pdf" TargetMode="External"/><Relationship Id="rId31" Type="http://schemas.openxmlformats.org/officeDocument/2006/relationships/image" Target="media/image23.jpg"/><Relationship Id="rId30" Type="http://schemas.openxmlformats.org/officeDocument/2006/relationships/hyperlink" Target="https://github.com/chiphuyen/stanford-tensorflow-tutorials/blob/master/examples/04_word2vec_visualize.py" TargetMode="External"/><Relationship Id="rId11" Type="http://schemas.openxmlformats.org/officeDocument/2006/relationships/image" Target="media/image40.jpg"/><Relationship Id="rId33" Type="http://schemas.openxmlformats.org/officeDocument/2006/relationships/image" Target="media/image31.jpg"/><Relationship Id="rId10" Type="http://schemas.openxmlformats.org/officeDocument/2006/relationships/hyperlink" Target="http://mccormickml.com/2016/04/19/word2vec-tutorial-the-skip-gram-model/" TargetMode="External"/><Relationship Id="rId32" Type="http://schemas.openxmlformats.org/officeDocument/2006/relationships/image" Target="media/image24.jpg"/><Relationship Id="rId13" Type="http://schemas.openxmlformats.org/officeDocument/2006/relationships/hyperlink" Target="http://ruder.io/word-embeddings-softmax/" TargetMode="External"/><Relationship Id="rId35" Type="http://schemas.openxmlformats.org/officeDocument/2006/relationships/image" Target="media/image30.jpg"/><Relationship Id="rId12" Type="http://schemas.openxmlformats.org/officeDocument/2006/relationships/hyperlink" Target="http://papers.nips.cc/paper/5021-distributed-representations-of-words-and-phrases-and-their-compositionality.pdf" TargetMode="External"/><Relationship Id="rId34" Type="http://schemas.openxmlformats.org/officeDocument/2006/relationships/hyperlink" Target="https://github.com/chiphuyen/stanford-tensorflow-tutorials/blob/master/examples/04_word2vec_visualize.py" TargetMode="External"/><Relationship Id="rId15" Type="http://schemas.openxmlformats.org/officeDocument/2006/relationships/hyperlink" Target="https://www.cs.toronto.edu/~amnih/papers/ncelm.pdf" TargetMode="External"/><Relationship Id="rId37" Type="http://schemas.openxmlformats.org/officeDocument/2006/relationships/hyperlink" Target="https://www.tensorflow.org/api_docs/python/tf/GraphKeys" TargetMode="External"/><Relationship Id="rId14" Type="http://schemas.openxmlformats.org/officeDocument/2006/relationships/hyperlink" Target="http://demo.clab.cs.cmu.edu/cdyer/nce_notes.pdf" TargetMode="External"/><Relationship Id="rId36" Type="http://schemas.openxmlformats.org/officeDocument/2006/relationships/image" Target="media/image26.jpg"/><Relationship Id="rId17" Type="http://schemas.openxmlformats.org/officeDocument/2006/relationships/hyperlink" Target="https://cs.fit.edu/~mmahoney/compression/textdata.html" TargetMode="External"/><Relationship Id="rId39" Type="http://schemas.openxmlformats.org/officeDocument/2006/relationships/hyperlink" Target="http://localhost:6006/" TargetMode="External"/><Relationship Id="rId16" Type="http://schemas.openxmlformats.org/officeDocument/2006/relationships/hyperlink" Target="http://mattmahoney.net/dc/text8.zip" TargetMode="External"/><Relationship Id="rId38" Type="http://schemas.openxmlformats.org/officeDocument/2006/relationships/image" Target="media/image28.jpg"/><Relationship Id="rId19" Type="http://schemas.openxmlformats.org/officeDocument/2006/relationships/hyperlink" Target="https://github.com/chiphuyen/stanford-tensorflow-tutorials/blob/master/examples/04_word2vec_eager_starter.py" TargetMode="External"/><Relationship Id="rId18" Type="http://schemas.openxmlformats.org/officeDocument/2006/relationships/hyperlink" Target="https://github.com/chiphuyen/stanford-tensorflow-tutorials/blob/master/examples/04_word2vec_eag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