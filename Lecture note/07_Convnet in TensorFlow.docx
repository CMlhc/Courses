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8iufvzsbo2q4" w:id="0"/>
      <w:bookmarkEnd w:id="0"/>
      <w:r w:rsidDel="00000000" w:rsidR="00000000" w:rsidRPr="00000000">
        <w:rPr>
          <w:rFonts w:ascii="EB Garamond" w:cs="EB Garamond" w:eastAsia="EB Garamond" w:hAnsi="EB Garamond"/>
          <w:rtl w:val="0"/>
        </w:rPr>
        <w:t xml:space="preserve">Lecture note 7: Convolutions in TensorFlow</w:t>
      </w:r>
    </w:p>
    <w:p w:rsidR="00000000" w:rsidDel="00000000" w:rsidP="00000000" w:rsidRDefault="00000000" w:rsidRPr="00000000" w14:paraId="00000001">
      <w:pP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Research” (cs20.stanford.edu)</w:t>
      </w:r>
    </w:p>
    <w:p w:rsidR="00000000" w:rsidDel="00000000" w:rsidP="00000000" w:rsidRDefault="00000000" w:rsidRPr="00000000" w14:paraId="00000002">
      <w:pPr>
        <w:contextualSpacing w:val="0"/>
        <w:rPr>
          <w:rFonts w:ascii="EB Garamond" w:cs="EB Garamond" w:eastAsia="EB Garamond" w:hAnsi="EB Garamond"/>
          <w:b w:val="1"/>
          <w:u w:val="single"/>
        </w:rPr>
      </w:pPr>
      <w:r w:rsidDel="00000000" w:rsidR="00000000" w:rsidRPr="00000000">
        <w:rPr>
          <w:rFonts w:ascii="EB Garamond" w:cs="EB Garamond" w:eastAsia="EB Garamond" w:hAnsi="EB Garamond"/>
          <w:sz w:val="24"/>
          <w:szCs w:val="24"/>
          <w:rtl w:val="0"/>
        </w:rPr>
        <w:t xml:space="preserve">Prepared by Chip Huyen (chiphuyen@cs.stanford.edu)</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4">
      <w:pPr>
        <w:contextualSpacing w:val="0"/>
        <w:rPr>
          <w:rFonts w:ascii="EB Garamond" w:cs="EB Garamond" w:eastAsia="EB Garamond" w:hAnsi="EB Garamond"/>
          <w:sz w:val="24"/>
          <w:szCs w:val="24"/>
        </w:rPr>
      </w:pPr>
      <w:r w:rsidDel="00000000" w:rsidR="00000000" w:rsidRPr="00000000">
        <w:rPr>
          <w:rtl w:val="0"/>
        </w:rPr>
        <w:t xml:space="preserve">I hope that after the last lecture, you’re more or less familiar with convolutional neural networks and common layers used in a convnet. If you’re unsure, please make sure to read</w:t>
      </w:r>
      <w:hyperlink r:id="rId6">
        <w:r w:rsidDel="00000000" w:rsidR="00000000" w:rsidRPr="00000000">
          <w:rPr>
            <w:rtl w:val="0"/>
          </w:rPr>
          <w:t xml:space="preserve"> this wonderful CS231N lecture note</w:t>
        </w:r>
      </w:hyperlink>
      <w:r w:rsidDel="00000000" w:rsidR="00000000" w:rsidRPr="00000000">
        <w:rPr>
          <w:rtl w:val="0"/>
        </w:rPr>
        <w:t xml:space="preserve">. Today, we will make an attempt to understand convolution and how to implement convolutional neural networks in TensorFlow.</w:t>
      </w:r>
      <w:r w:rsidDel="00000000" w:rsidR="00000000" w:rsidRPr="00000000">
        <w:rPr>
          <w:rtl w:val="0"/>
        </w:rPr>
      </w:r>
    </w:p>
    <w:p w:rsidR="00000000" w:rsidDel="00000000" w:rsidP="00000000" w:rsidRDefault="00000000" w:rsidRPr="00000000" w14:paraId="00000005">
      <w:pPr>
        <w:pStyle w:val="Heading2"/>
        <w:contextualSpacing w:val="0"/>
        <w:rPr>
          <w:rFonts w:ascii="EB Garamond" w:cs="EB Garamond" w:eastAsia="EB Garamond" w:hAnsi="EB Garamond"/>
        </w:rPr>
      </w:pPr>
      <w:bookmarkStart w:colFirst="0" w:colLast="0" w:name="_6x05sdm4jb42" w:id="1"/>
      <w:bookmarkEnd w:id="1"/>
      <w:r w:rsidDel="00000000" w:rsidR="00000000" w:rsidRPr="00000000">
        <w:rPr>
          <w:rFonts w:ascii="EB Garamond" w:cs="EB Garamond" w:eastAsia="EB Garamond" w:hAnsi="EB Garamond"/>
          <w:rtl w:val="0"/>
        </w:rPr>
        <w:t xml:space="preserve">Convolutions without training</w:t>
      </w:r>
    </w:p>
    <w:p w:rsidR="00000000" w:rsidDel="00000000" w:rsidP="00000000" w:rsidRDefault="00000000" w:rsidRPr="00000000" w14:paraId="0000000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You might already be familiar with the term “convolution” from a mathematical or physical context. In the mathematical context, “convolution” is defined, by Oxford dictionary, as followed:</w:t>
      </w:r>
    </w:p>
    <w:p w:rsidR="00000000" w:rsidDel="00000000" w:rsidP="00000000" w:rsidRDefault="00000000" w:rsidRPr="00000000" w14:paraId="00000007">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8">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a function derived from two given functions by integration that expresses</w:t>
      </w:r>
    </w:p>
    <w:p w:rsidR="00000000" w:rsidDel="00000000" w:rsidP="00000000" w:rsidRDefault="00000000" w:rsidRPr="00000000" w14:paraId="00000009">
      <w:pPr>
        <w:contextualSpacing w:val="0"/>
        <w:jc w:val="center"/>
        <w:rPr>
          <w:rFonts w:ascii="EB Garamond" w:cs="EB Garamond" w:eastAsia="EB Garamond" w:hAnsi="EB Garamond"/>
        </w:rPr>
      </w:pPr>
      <w:r w:rsidDel="00000000" w:rsidR="00000000" w:rsidRPr="00000000">
        <w:rPr>
          <w:rFonts w:ascii="EB Garamond" w:cs="EB Garamond" w:eastAsia="EB Garamond" w:hAnsi="EB Garamond"/>
          <w:rtl w:val="0"/>
        </w:rPr>
        <w:t xml:space="preserve"> how the shape of one is modified by the other.</w:t>
      </w:r>
    </w:p>
    <w:p w:rsidR="00000000" w:rsidDel="00000000" w:rsidP="00000000" w:rsidRDefault="00000000" w:rsidRPr="00000000" w14:paraId="0000000A">
      <w:pPr>
        <w:contextualSpacing w:val="0"/>
        <w:jc w:val="center"/>
        <w:rPr>
          <w:rFonts w:ascii="EB Garamond" w:cs="EB Garamond" w:eastAsia="EB Garamond" w:hAnsi="EB Garamond"/>
        </w:rPr>
      </w:pPr>
      <w:r w:rsidDel="00000000" w:rsidR="00000000" w:rsidRPr="00000000">
        <w:rPr/>
        <w:drawing>
          <wp:inline distB="114300" distT="114300" distL="114300" distR="114300">
            <wp:extent cx="4805363" cy="1509377"/>
            <wp:effectExtent b="0" l="0" r="0" t="0"/>
            <wp:docPr id="1" name="image4.gif"/>
            <a:graphic>
              <a:graphicData uri="http://schemas.openxmlformats.org/drawingml/2006/picture">
                <pic:pic>
                  <pic:nvPicPr>
                    <pic:cNvPr id="0" name="image4.gif"/>
                    <pic:cNvPicPr preferRelativeResize="0"/>
                  </pic:nvPicPr>
                  <pic:blipFill>
                    <a:blip r:embed="rId7"/>
                    <a:srcRect b="0" l="0" r="0" t="0"/>
                    <a:stretch>
                      <a:fillRect/>
                    </a:stretch>
                  </pic:blipFill>
                  <pic:spPr>
                    <a:xfrm>
                      <a:off x="0" y="0"/>
                      <a:ext cx="4805363" cy="1509377"/>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Gif source: </w:t>
      </w:r>
      <w:hyperlink r:id="rId8">
        <w:r w:rsidDel="00000000" w:rsidR="00000000" w:rsidRPr="00000000">
          <w:rPr>
            <w:color w:val="1155cc"/>
            <w:u w:val="single"/>
            <w:rtl w:val="0"/>
          </w:rPr>
          <w:t xml:space="preserve">Wikipedia</w:t>
        </w:r>
      </w:hyperlink>
      <w:r w:rsidDel="00000000" w:rsidR="00000000" w:rsidRPr="00000000">
        <w:rPr>
          <w:rtl w:val="0"/>
        </w:rPr>
        <w:t xml:space="preserve">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And that’s pretty much what convolution means in the </w:t>
      </w:r>
      <w:r w:rsidDel="00000000" w:rsidR="00000000" w:rsidRPr="00000000">
        <w:rPr>
          <w:rtl w:val="0"/>
        </w:rPr>
        <w:t xml:space="preserve">machine learning context</w:t>
      </w:r>
      <w:r w:rsidDel="00000000" w:rsidR="00000000" w:rsidRPr="00000000">
        <w:rPr>
          <w:rFonts w:ascii="EB Garamond" w:cs="EB Garamond" w:eastAsia="EB Garamond" w:hAnsi="EB Garamond"/>
          <w:rtl w:val="0"/>
        </w:rPr>
        <w:t xml:space="preserve">. Convolution is how the original input</w:t>
      </w:r>
      <w:r w:rsidDel="00000000" w:rsidR="00000000" w:rsidRPr="00000000">
        <w:rPr>
          <w:rtl w:val="0"/>
        </w:rPr>
        <w:t xml:space="preserve"> </w:t>
      </w:r>
      <w:r w:rsidDel="00000000" w:rsidR="00000000" w:rsidRPr="00000000">
        <w:rPr>
          <w:rFonts w:ascii="EB Garamond" w:cs="EB Garamond" w:eastAsia="EB Garamond" w:hAnsi="EB Garamond"/>
          <w:rtl w:val="0"/>
        </w:rPr>
        <w:t xml:space="preserve"> is modified by the kernel (or filter</w:t>
      </w:r>
      <w:r w:rsidDel="00000000" w:rsidR="00000000" w:rsidRPr="00000000">
        <w:rPr>
          <w:rtl w:val="0"/>
        </w:rPr>
        <w:t xml:space="preserve">, or feature map</w:t>
      </w:r>
      <w:r w:rsidDel="00000000" w:rsidR="00000000" w:rsidRPr="00000000">
        <w:rPr>
          <w:rFonts w:ascii="EB Garamond" w:cs="EB Garamond" w:eastAsia="EB Garamond" w:hAnsi="EB Garamond"/>
          <w:rtl w:val="0"/>
        </w:rPr>
        <w:t xml:space="preserve">). To better understand convolutions, Chris Ola</w:t>
      </w:r>
      <w:r w:rsidDel="00000000" w:rsidR="00000000" w:rsidRPr="00000000">
        <w:rPr>
          <w:rtl w:val="0"/>
        </w:rPr>
        <w:t xml:space="preserve">h has a </w:t>
      </w:r>
      <w:hyperlink r:id="rId9">
        <w:r w:rsidDel="00000000" w:rsidR="00000000" w:rsidRPr="00000000">
          <w:rPr>
            <w:color w:val="1155cc"/>
            <w:u w:val="single"/>
            <w:rtl w:val="0"/>
          </w:rPr>
          <w:t xml:space="preserve">detailed blog post with illustrations</w:t>
        </w:r>
      </w:hyperlink>
      <w:r w:rsidDel="00000000" w:rsidR="00000000" w:rsidRPr="00000000">
        <w:rPr>
          <w:rtl w:val="0"/>
        </w:rPr>
        <w:t xml:space="preserve">.</w:t>
      </w:r>
    </w:p>
    <w:p w:rsidR="00000000" w:rsidDel="00000000" w:rsidP="00000000" w:rsidRDefault="00000000" w:rsidRPr="00000000" w14:paraId="0000000E">
      <w:pPr>
        <w:contextualSpacing w:val="0"/>
        <w:jc w:val="center"/>
        <w:rPr/>
      </w:pPr>
      <w:r w:rsidDel="00000000" w:rsidR="00000000" w:rsidRPr="00000000">
        <w:rPr/>
        <w:drawing>
          <wp:inline distB="114300" distT="114300" distL="114300" distR="114300">
            <wp:extent cx="5010150" cy="3657600"/>
            <wp:effectExtent b="0" l="0" r="0" t="0"/>
            <wp:docPr id="10" name="image19.gif"/>
            <a:graphic>
              <a:graphicData uri="http://schemas.openxmlformats.org/drawingml/2006/picture">
                <pic:pic>
                  <pic:nvPicPr>
                    <pic:cNvPr id="0" name="image19.gif"/>
                    <pic:cNvPicPr preferRelativeResize="0"/>
                  </pic:nvPicPr>
                  <pic:blipFill>
                    <a:blip r:embed="rId10"/>
                    <a:srcRect b="0" l="0" r="0" t="0"/>
                    <a:stretch>
                      <a:fillRect/>
                    </a:stretch>
                  </pic:blipFill>
                  <pic:spPr>
                    <a:xfrm>
                      <a:off x="0" y="0"/>
                      <a:ext cx="50101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Source gif: </w:t>
      </w:r>
      <w:hyperlink r:id="rId11">
        <w:r w:rsidDel="00000000" w:rsidR="00000000" w:rsidRPr="00000000">
          <w:rPr>
            <w:color w:val="1155cc"/>
            <w:u w:val="single"/>
            <w:rtl w:val="0"/>
          </w:rPr>
          <w:t xml:space="preserve">http://deeplearning.stanford.edu/</w:t>
        </w:r>
      </w:hyperlink>
      <w:r w:rsidDel="00000000" w:rsidR="00000000" w:rsidRPr="00000000">
        <w:rPr>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t xml:space="preserve">We can, in fact, do convolution without training. For example, we can choose a kernel and see how that kernel transforms our image.  For example, a common kernel used for blurring an image is a square matrix  of dimension 3 x 3 with the values as below. When you slide the kernel across an image and multiply the kernel with different parts of image directly under the kernel, the result is a weighted sum of neighboring pixels, which leads to the blurring effect. </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contextualSpacing w:val="0"/>
        <w:jc w:val="center"/>
        <w:rPr/>
      </w:pPr>
      <w:r w:rsidDel="00000000" w:rsidR="00000000" w:rsidRPr="00000000">
        <w:rPr/>
        <w:drawing>
          <wp:inline distB="114300" distT="114300" distL="114300" distR="114300">
            <wp:extent cx="5943600" cy="2006600"/>
            <wp:effectExtent b="0" l="0" r="0" t="0"/>
            <wp:docPr id="5" name="image14.jpg"/>
            <a:graphic>
              <a:graphicData uri="http://schemas.openxmlformats.org/drawingml/2006/picture">
                <pic:pic>
                  <pic:nvPicPr>
                    <pic:cNvPr id="0" name="image14.jp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To do convolution in TensorFlow, there are several built-in layers we can use. You can do either one-dimensional convolution (input is 2 dimension), two-dimensional convolution (input is 3 dimension), or three-dimensional convolution (input is 4 dimension). For most of our purposes, we will be concerning ourselves with 2D convolution. For illustration of convolution with inputs of different dimensions, please see </w:t>
      </w:r>
      <w:hyperlink r:id="rId13">
        <w:r w:rsidDel="00000000" w:rsidR="00000000" w:rsidRPr="00000000">
          <w:rPr>
            <w:color w:val="1155cc"/>
            <w:u w:val="single"/>
            <w:rtl w:val="0"/>
          </w:rPr>
          <w:t xml:space="preserve">runhani’s StackOverflow answer.</w:t>
        </w:r>
      </w:hyperlink>
      <w:r w:rsidDel="00000000" w:rsidR="00000000" w:rsidRPr="00000000">
        <w:rPr>
          <w:rtl w:val="0"/>
        </w:rPr>
        <w:t xml:space="preserve"> </w:t>
      </w:r>
    </w:p>
    <w:p w:rsidR="00000000" w:rsidDel="00000000" w:rsidP="00000000" w:rsidRDefault="00000000" w:rsidRPr="00000000" w14:paraId="00000015">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p>
          <w:p w:rsidR="00000000" w:rsidDel="00000000" w:rsidP="00000000" w:rsidRDefault="00000000" w:rsidRPr="00000000" w14:paraId="00000017">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input,</w:t>
            </w:r>
          </w:p>
          <w:p w:rsidR="00000000" w:rsidDel="00000000" w:rsidP="00000000" w:rsidRDefault="00000000" w:rsidRPr="00000000" w14:paraId="00000018">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w:t>
            </w:r>
          </w:p>
          <w:p w:rsidR="00000000" w:rsidDel="00000000" w:rsidP="00000000" w:rsidRDefault="00000000" w:rsidRPr="00000000" w14:paraId="00000019">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p>
          <w:p w:rsidR="00000000" w:rsidDel="00000000" w:rsidP="00000000" w:rsidRDefault="00000000" w:rsidRPr="00000000" w14:paraId="0000001A">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p>
          <w:p w:rsidR="00000000" w:rsidDel="00000000" w:rsidP="00000000" w:rsidRDefault="00000000" w:rsidRPr="00000000" w14:paraId="0000001B">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use_cudnn_on_gpu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1C">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'NHWC',</w:t>
            </w:r>
            <w:r w:rsidDel="00000000" w:rsidR="00000000" w:rsidRPr="00000000">
              <w:rPr>
                <w:rtl w:val="0"/>
              </w:rPr>
            </w:r>
          </w:p>
          <w:p w:rsidR="00000000" w:rsidDel="00000000" w:rsidP="00000000" w:rsidRDefault="00000000" w:rsidRPr="00000000" w14:paraId="0000001D">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1E">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1F">
            <w:pPr>
              <w:widowControl w:val="0"/>
              <w:spacing w:line="240" w:lineRule="auto"/>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20">
            <w:pPr>
              <w:contextualSpacing w:val="0"/>
              <w:rPr>
                <w:rFonts w:ascii="Consolas" w:cs="Consolas" w:eastAsia="Consolas" w:hAnsi="Consolas"/>
                <w:b w:val="1"/>
                <w:color w:val="000000"/>
                <w:sz w:val="18"/>
                <w:szCs w:val="18"/>
              </w:rPr>
            </w:pPr>
            <w:r w:rsidDel="00000000" w:rsidR="00000000" w:rsidRPr="00000000">
              <w:rPr>
                <w:rtl w:val="0"/>
              </w:rPr>
            </w:r>
          </w:p>
          <w:p w:rsidR="00000000" w:rsidDel="00000000" w:rsidP="00000000" w:rsidRDefault="00000000" w:rsidRPr="00000000" w14:paraId="00000021">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Batch</w:t>
            </w:r>
            <w:r w:rsidDel="00000000" w:rsidR="00000000" w:rsidRPr="00000000">
              <w:rPr>
                <w:rFonts w:ascii="Consolas" w:cs="Consolas" w:eastAsia="Consolas" w:hAnsi="Consolas"/>
                <w:color w:val="000000"/>
                <w:sz w:val="18"/>
                <w:szCs w:val="18"/>
                <w:rtl w:val="0"/>
              </w:rPr>
              <w:t xml:space="preserve"> size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w:t>
            </w:r>
          </w:p>
          <w:p w:rsidR="00000000" w:rsidDel="00000000" w:rsidP="00000000" w:rsidRDefault="00000000" w:rsidRPr="00000000" w14:paraId="00000022">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Filter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Height</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Width</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Input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0066"/>
                <w:sz w:val="18"/>
                <w:szCs w:val="18"/>
                <w:rtl w:val="0"/>
              </w:rPr>
              <w:t xml:space="preserve">Output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Channels</w:t>
            </w:r>
            <w:r w:rsidDel="00000000" w:rsidR="00000000" w:rsidRPr="00000000">
              <w:rPr>
                <w:rtl w:val="0"/>
              </w:rPr>
            </w:r>
          </w:p>
          <w:p w:rsidR="00000000" w:rsidDel="00000000" w:rsidP="00000000" w:rsidRDefault="00000000" w:rsidRPr="00000000" w14:paraId="0000002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64</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4</w:t>
            </w:r>
            <w:r w:rsidDel="00000000" w:rsidR="00000000" w:rsidRPr="00000000">
              <w:rPr>
                <w:rFonts w:ascii="Consolas" w:cs="Consolas" w:eastAsia="Consolas" w:hAnsi="Consolas"/>
                <w:color w:val="000000"/>
                <w:sz w:val="18"/>
                <w:szCs w:val="18"/>
                <w:rtl w:val="0"/>
              </w:rPr>
              <w:t xml:space="preserve"> element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 tensor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each direction</w:t>
            </w:r>
          </w:p>
          <w:p w:rsidR="00000000" w:rsidDel="00000000" w:rsidP="00000000" w:rsidRDefault="00000000" w:rsidRPr="00000000" w14:paraId="0000002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often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26">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'SAME'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or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tl w:val="0"/>
              </w:rPr>
            </w:r>
          </w:p>
          <w:p w:rsidR="00000000" w:rsidDel="00000000" w:rsidP="00000000" w:rsidRDefault="00000000" w:rsidRPr="00000000" w14:paraId="0000002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660066"/>
                <w:sz w:val="18"/>
                <w:szCs w:val="18"/>
                <w:rtl w:val="0"/>
              </w:rPr>
              <w:t xml:space="preserve">Dilations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The</w:t>
            </w:r>
            <w:r w:rsidDel="00000000" w:rsidR="00000000" w:rsidRPr="00000000">
              <w:rPr>
                <w:rFonts w:ascii="Consolas" w:cs="Consolas" w:eastAsia="Consolas" w:hAnsi="Consolas"/>
                <w:color w:val="000000"/>
                <w:sz w:val="18"/>
                <w:szCs w:val="18"/>
                <w:rtl w:val="0"/>
              </w:rPr>
              <w:t xml:space="preserve"> dilation factor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If</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set</w:t>
            </w:r>
            <w:r w:rsidDel="00000000" w:rsidR="00000000" w:rsidRPr="00000000">
              <w:rPr>
                <w:rFonts w:ascii="Consolas" w:cs="Consolas" w:eastAsia="Consolas" w:hAnsi="Consolas"/>
                <w:color w:val="000000"/>
                <w:sz w:val="18"/>
                <w:szCs w:val="18"/>
                <w:rtl w:val="0"/>
              </w:rPr>
              <w:t xml:space="preserve"> to k </w:t>
            </w:r>
            <w:r w:rsidDel="00000000" w:rsidR="00000000" w:rsidRPr="00000000">
              <w:rPr>
                <w:rFonts w:ascii="Consolas" w:cs="Consolas" w:eastAsia="Consolas" w:hAnsi="Consolas"/>
                <w:color w:val="666600"/>
                <w:sz w:val="18"/>
                <w:szCs w:val="18"/>
                <w:rtl w:val="0"/>
              </w:rPr>
              <w:t xml:space="preserve">&gt;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there will be k</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0000"/>
                <w:sz w:val="18"/>
                <w:szCs w:val="18"/>
                <w:rtl w:val="0"/>
              </w:rPr>
              <w:t xml:space="preserve"> skipped cells between each filter element on that dimension.</w:t>
            </w:r>
          </w:p>
          <w:p w:rsidR="00000000" w:rsidDel="00000000" w:rsidP="00000000" w:rsidRDefault="00000000" w:rsidRPr="00000000" w14:paraId="00000028">
            <w:pPr>
              <w:contextualSpacing w:val="0"/>
              <w:rPr>
                <w:color w:val="000088"/>
                <w:sz w:val="18"/>
                <w:szCs w:val="18"/>
              </w:rPr>
            </w:pPr>
            <w:r w:rsidDel="00000000" w:rsidR="00000000" w:rsidRPr="00000000">
              <w:rPr>
                <w:rFonts w:ascii="Consolas" w:cs="Consolas" w:eastAsia="Consolas" w:hAnsi="Consolas"/>
                <w:b w:val="1"/>
                <w:color w:val="660066"/>
                <w:sz w:val="18"/>
                <w:szCs w:val="18"/>
                <w:rtl w:val="0"/>
              </w:rPr>
              <w:t xml:space="preserve">Data_format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default</w:t>
            </w:r>
            <w:r w:rsidDel="00000000" w:rsidR="00000000" w:rsidRPr="00000000">
              <w:rPr>
                <w:rFonts w:ascii="Consolas" w:cs="Consolas" w:eastAsia="Consolas" w:hAnsi="Consolas"/>
                <w:color w:val="000000"/>
                <w:sz w:val="18"/>
                <w:szCs w:val="18"/>
                <w:rtl w:val="0"/>
              </w:rPr>
              <w:t xml:space="preserve"> to NHWC</w:t>
            </w:r>
            <w:r w:rsidDel="00000000" w:rsidR="00000000" w:rsidRPr="00000000">
              <w:rPr>
                <w:rtl w:val="0"/>
              </w:rPr>
            </w:r>
          </w:p>
        </w:tc>
      </w:tr>
    </w:tbl>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For strides, you don’t want to use any number other than 1 in the first and the fourth dimension since you don’t want to skip any sample in a batch, or any channel in an image. The same for dilations. </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There are several other built-in convolutional operations. Please refer to </w:t>
      </w:r>
      <w:r w:rsidDel="00000000" w:rsidR="00000000" w:rsidRPr="00000000">
        <w:rPr>
          <w:rtl w:val="0"/>
        </w:rPr>
        <w:t xml:space="preserve">the official documentation</w:t>
      </w:r>
      <w:r w:rsidDel="00000000" w:rsidR="00000000" w:rsidRPr="00000000">
        <w:rPr>
          <w:rtl w:val="0"/>
        </w:rPr>
        <w:t xml:space="preserve"> for more information.</w:t>
      </w:r>
    </w:p>
    <w:p w:rsidR="00000000" w:rsidDel="00000000" w:rsidP="00000000" w:rsidRDefault="00000000" w:rsidRPr="00000000" w14:paraId="0000002D">
      <w:pP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mix channels together.</w:t>
            </w:r>
          </w:p>
          <w:p w:rsidR="00000000" w:rsidDel="00000000" w:rsidP="00000000" w:rsidRDefault="00000000" w:rsidRPr="00000000" w14:paraId="0000002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b w:val="1"/>
                <w:color w:val="000000"/>
                <w:sz w:val="18"/>
                <w:szCs w:val="18"/>
                <w:rtl w:val="0"/>
              </w:rPr>
              <w:t xml:space="preserve">depthwise_conv2d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Filters</w:t>
            </w:r>
            <w:r w:rsidDel="00000000" w:rsidR="00000000" w:rsidRPr="00000000">
              <w:rPr>
                <w:rFonts w:ascii="Consolas" w:cs="Consolas" w:eastAsia="Consolas" w:hAnsi="Consolas"/>
                <w:color w:val="000000"/>
                <w:sz w:val="18"/>
                <w:szCs w:val="18"/>
                <w:rtl w:val="0"/>
              </w:rPr>
              <w:t xml:space="preserve"> that operate on each channel independently.</w:t>
            </w:r>
          </w:p>
          <w:p w:rsidR="00000000" w:rsidDel="00000000" w:rsidP="00000000" w:rsidRDefault="00000000" w:rsidRPr="00000000" w14:paraId="00000030">
            <w:pPr>
              <w:widowControl w:val="0"/>
              <w:spacing w:line="240" w:lineRule="auto"/>
              <w:contextualSpacing w:val="0"/>
              <w:rPr/>
            </w:pPr>
            <w:r w:rsidDel="00000000" w:rsidR="00000000" w:rsidRPr="00000000">
              <w:rPr>
                <w:rFonts w:ascii="Consolas" w:cs="Consolas" w:eastAsia="Consolas" w:hAnsi="Consolas"/>
                <w:b w:val="1"/>
                <w:color w:val="000000"/>
                <w:sz w:val="18"/>
                <w:szCs w:val="18"/>
                <w:rtl w:val="0"/>
              </w:rPr>
              <w:t xml:space="preserve">separable_conv2d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 depthwise spatial filter followed </w:t>
            </w:r>
            <w:r w:rsidDel="00000000" w:rsidR="00000000" w:rsidRPr="00000000">
              <w:rPr>
                <w:rFonts w:ascii="Consolas" w:cs="Consolas" w:eastAsia="Consolas" w:hAnsi="Consolas"/>
                <w:color w:val="000088"/>
                <w:sz w:val="18"/>
                <w:szCs w:val="18"/>
                <w:rtl w:val="0"/>
              </w:rPr>
              <w:t xml:space="preserve">by</w:t>
            </w:r>
            <w:r w:rsidDel="00000000" w:rsidR="00000000" w:rsidRPr="00000000">
              <w:rPr>
                <w:rFonts w:ascii="Consolas" w:cs="Consolas" w:eastAsia="Consolas" w:hAnsi="Consolas"/>
                <w:color w:val="000000"/>
                <w:sz w:val="18"/>
                <w:szCs w:val="18"/>
                <w:rtl w:val="0"/>
              </w:rPr>
              <w:t xml:space="preserve"> a pointwise filter.</w:t>
            </w:r>
            <w:r w:rsidDel="00000000" w:rsidR="00000000" w:rsidRPr="00000000">
              <w:rPr>
                <w:rtl w:val="0"/>
              </w:rPr>
            </w:r>
          </w:p>
        </w:tc>
      </w:tr>
    </w:tbl>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As</w:t>
      </w:r>
      <w:r w:rsidDel="00000000" w:rsidR="00000000" w:rsidRPr="00000000">
        <w:rPr>
          <w:rtl w:val="0"/>
        </w:rPr>
        <w:t xml:space="preserve"> a fun exercise, you can see the values of several other popular kernels in the file </w:t>
      </w:r>
      <w:r w:rsidDel="00000000" w:rsidR="00000000" w:rsidRPr="00000000">
        <w:rPr>
          <w:rFonts w:ascii="Consolas" w:cs="Consolas" w:eastAsia="Consolas" w:hAnsi="Consolas"/>
          <w:sz w:val="18"/>
          <w:szCs w:val="18"/>
          <w:rtl w:val="0"/>
        </w:rPr>
        <w:t xml:space="preserve">kernels.py</w:t>
      </w:r>
      <w:r w:rsidDel="00000000" w:rsidR="00000000" w:rsidRPr="00000000">
        <w:rPr>
          <w:rtl w:val="0"/>
        </w:rPr>
        <w:t xml:space="preserve"> on the class GitHub repository, and see how to use them in </w:t>
      </w:r>
      <w:r w:rsidDel="00000000" w:rsidR="00000000" w:rsidRPr="00000000">
        <w:rPr>
          <w:rFonts w:ascii="Consolas" w:cs="Consolas" w:eastAsia="Consolas" w:hAnsi="Consolas"/>
          <w:sz w:val="18"/>
          <w:szCs w:val="18"/>
          <w:rtl w:val="0"/>
        </w:rPr>
        <w:t xml:space="preserve">07_basic_kernels.py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drawing>
          <wp:inline distB="114300" distT="114300" distL="114300" distR="114300">
            <wp:extent cx="5943600" cy="1181100"/>
            <wp:effectExtent b="0" l="0" r="0" t="0"/>
            <wp:docPr id="4"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this </w:t>
      </w:r>
      <w:r w:rsidDel="00000000" w:rsidR="00000000" w:rsidRPr="00000000">
        <w:rPr>
          <w:rtl w:val="0"/>
        </w:rPr>
        <w:t xml:space="preserve">exercises</w:t>
      </w:r>
      <w:r w:rsidDel="00000000" w:rsidR="00000000" w:rsidRPr="00000000">
        <w:rPr>
          <w:rFonts w:ascii="EB Garamond" w:cs="EB Garamond" w:eastAsia="EB Garamond" w:hAnsi="EB Garamond"/>
          <w:rtl w:val="0"/>
        </w:rPr>
        <w:t xml:space="preserve">, we hard</w:t>
      </w:r>
      <w:r w:rsidDel="00000000" w:rsidR="00000000" w:rsidRPr="00000000">
        <w:rPr>
          <w:rtl w:val="0"/>
        </w:rPr>
        <w:t xml:space="preserve">-</w:t>
      </w:r>
      <w:r w:rsidDel="00000000" w:rsidR="00000000" w:rsidRPr="00000000">
        <w:rPr>
          <w:rFonts w:ascii="EB Garamond" w:cs="EB Garamond" w:eastAsia="EB Garamond" w:hAnsi="EB Garamond"/>
          <w:rtl w:val="0"/>
        </w:rPr>
        <w:t xml:space="preserve">coded the values of our kernels. When training a convnet, we don’t know </w:t>
      </w:r>
      <w:r w:rsidDel="00000000" w:rsidR="00000000" w:rsidRPr="00000000">
        <w:rPr>
          <w:rtl w:val="0"/>
        </w:rPr>
        <w:t xml:space="preserve">in advance </w:t>
      </w:r>
      <w:r w:rsidDel="00000000" w:rsidR="00000000" w:rsidRPr="00000000">
        <w:rPr>
          <w:rFonts w:ascii="EB Garamond" w:cs="EB Garamond" w:eastAsia="EB Garamond" w:hAnsi="EB Garamond"/>
          <w:rtl w:val="0"/>
        </w:rPr>
        <w:t xml:space="preserve">the</w:t>
      </w:r>
      <w:r w:rsidDel="00000000" w:rsidR="00000000" w:rsidRPr="00000000">
        <w:rPr>
          <w:rtl w:val="0"/>
        </w:rPr>
        <w:t xml:space="preserve"> optimal</w:t>
      </w:r>
      <w:r w:rsidDel="00000000" w:rsidR="00000000" w:rsidRPr="00000000">
        <w:rPr>
          <w:rFonts w:ascii="EB Garamond" w:cs="EB Garamond" w:eastAsia="EB Garamond" w:hAnsi="EB Garamond"/>
          <w:rtl w:val="0"/>
        </w:rPr>
        <w:t xml:space="preserve"> values for our kernels and therefore have to</w:t>
      </w:r>
      <w:r w:rsidDel="00000000" w:rsidR="00000000" w:rsidRPr="00000000">
        <w:rPr>
          <w:rtl w:val="0"/>
        </w:rPr>
        <w:t xml:space="preserve"> learn</w:t>
      </w:r>
      <w:r w:rsidDel="00000000" w:rsidR="00000000" w:rsidRPr="00000000">
        <w:rPr>
          <w:rFonts w:ascii="EB Garamond" w:cs="EB Garamond" w:eastAsia="EB Garamond" w:hAnsi="EB Garamond"/>
          <w:rtl w:val="0"/>
        </w:rPr>
        <w:t xml:space="preserve"> them. We’ll go through the process of learning the kernels through a simple convnet with our old friend MNIST.</w:t>
      </w:r>
      <w:r w:rsidDel="00000000" w:rsidR="00000000" w:rsidRPr="00000000">
        <w:rPr>
          <w:rtl w:val="0"/>
        </w:rPr>
      </w:r>
    </w:p>
    <w:p w:rsidR="00000000" w:rsidDel="00000000" w:rsidP="00000000" w:rsidRDefault="00000000" w:rsidRPr="00000000" w14:paraId="00000037">
      <w:pPr>
        <w:pStyle w:val="Heading2"/>
        <w:contextualSpacing w:val="0"/>
        <w:rPr/>
      </w:pPr>
      <w:bookmarkStart w:colFirst="0" w:colLast="0" w:name="_95000lo38yp9" w:id="2"/>
      <w:bookmarkEnd w:id="2"/>
      <w:r w:rsidDel="00000000" w:rsidR="00000000" w:rsidRPr="00000000">
        <w:rPr>
          <w:rtl w:val="0"/>
        </w:rPr>
        <w:t xml:space="preserve">Convnet on MNIST</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We’ve done logistic regression with a single fully connected layer on MNIST and the result is abysmal. </w:t>
      </w:r>
      <w:r w:rsidDel="00000000" w:rsidR="00000000" w:rsidRPr="00000000">
        <w:rPr>
          <w:rtl w:val="0"/>
        </w:rPr>
        <w:t xml:space="preserve">Let’s see if a convnet with locally connected layers would do better.</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EB Garamond" w:cs="EB Garamond" w:eastAsia="EB Garamond" w:hAnsi="EB Garamond"/>
          <w:rtl w:val="0"/>
        </w:rPr>
        <w:t xml:space="preserve">For MNIST, we will be using two convolutional layers, each followed by a relu and a maxpool layers, and </w:t>
      </w:r>
      <w:r w:rsidDel="00000000" w:rsidR="00000000" w:rsidRPr="00000000">
        <w:rPr>
          <w:rtl w:val="0"/>
        </w:rPr>
        <w:t xml:space="preserve">two</w:t>
      </w:r>
      <w:r w:rsidDel="00000000" w:rsidR="00000000" w:rsidRPr="00000000">
        <w:rPr>
          <w:rFonts w:ascii="EB Garamond" w:cs="EB Garamond" w:eastAsia="EB Garamond" w:hAnsi="EB Garamond"/>
          <w:rtl w:val="0"/>
        </w:rPr>
        <w:t xml:space="preserve"> fully connected layers. Strides for all convolutional layer</w:t>
      </w:r>
      <w:r w:rsidDel="00000000" w:rsidR="00000000" w:rsidRPr="00000000">
        <w:rPr>
          <w:rtl w:val="0"/>
        </w:rPr>
        <w:t xml:space="preserve">s are</w:t>
      </w:r>
      <w:r w:rsidDel="00000000" w:rsidR="00000000" w:rsidRPr="00000000">
        <w:rPr>
          <w:rFonts w:ascii="EB Garamond" w:cs="EB Garamond" w:eastAsia="EB Garamond" w:hAnsi="EB Garamond"/>
          <w:rtl w:val="0"/>
        </w:rPr>
        <w:t xml:space="preserve"> [1, 1, 1, 1].</w: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drawing>
          <wp:inline distB="114300" distT="114300" distL="114300" distR="114300">
            <wp:extent cx="5943600" cy="1879600"/>
            <wp:effectExtent b="0" l="0" r="0" t="0"/>
            <wp:docPr id="7"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Because  will do the same things multiple times (e.g. conv + relu twice, max pooling twice, fully connected twice), it’s a good idea to have reusable code. It’s also important to use variable scope so we can have variables with the same names for different layers. A variable name ‘weights’ in variable scope ‘conv1’ will become ‘conv1/weights’. The common practice is to create a variable scope for each layer, so that if you have variable ‘weights’ in both convolution layer 1 and convolution layer 2, there won’t be any name clash. If you’re still unsure about variable scope, please see Variable sharing in </w:t>
      </w:r>
      <w:hyperlink r:id="rId16">
        <w:r w:rsidDel="00000000" w:rsidR="00000000" w:rsidRPr="00000000">
          <w:rPr>
            <w:color w:val="1155cc"/>
            <w:u w:val="single"/>
            <w:rtl w:val="0"/>
          </w:rPr>
          <w:t xml:space="preserve">Lecture note 05</w:t>
        </w:r>
      </w:hyperlink>
      <w:r w:rsidDel="00000000" w:rsidR="00000000" w:rsidRPr="00000000">
        <w:rPr>
          <w:rtl w:val="0"/>
        </w:rPr>
        <w:t xml:space="preserve">.</w:t>
      </w:r>
    </w:p>
    <w:p w:rsidR="00000000" w:rsidDel="00000000" w:rsidP="00000000" w:rsidRDefault="00000000" w:rsidRPr="00000000" w14:paraId="0000003F">
      <w:pPr>
        <w:pStyle w:val="Heading3"/>
        <w:contextualSpacing w:val="0"/>
        <w:rPr/>
      </w:pPr>
      <w:bookmarkStart w:colFirst="0" w:colLast="0" w:name="_w7q4iuygx20m" w:id="3"/>
      <w:bookmarkEnd w:id="3"/>
      <w:r w:rsidDel="00000000" w:rsidR="00000000" w:rsidRPr="00000000">
        <w:rPr>
          <w:rtl w:val="0"/>
        </w:rPr>
        <w:t xml:space="preserve">Convolutional layer</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ins w:author="Anonymous" w:id="0" w:date="2018-03-12T12:45:35Z"/>
        </w:rPr>
      </w:pPr>
      <w:r w:rsidDel="00000000" w:rsidR="00000000" w:rsidRPr="00000000">
        <w:rPr>
          <w:rtl w:val="0"/>
        </w:rPr>
        <w:t xml:space="preserve">We will be using tf.nn.conv2d for the convolutional layer. A common practice is to group convolutional layer and non-linearity together, which we will do in this case. We will create a method conv_relu that can be used for both convolutional layers.</w:t>
      </w:r>
      <w:ins w:author="Anonymous" w:id="0" w:date="2018-03-12T12:45:35Z">
        <w:r w:rsidDel="00000000" w:rsidR="00000000" w:rsidRPr="00000000">
          <w:rPr>
            <w:rtl w:val="0"/>
          </w:rPr>
        </w:r>
      </w:ins>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ins w:author="Anonymous" w:id="0" w:date="2018-03-12T12:45:35Z"/>
        </w:rPr>
      </w:pPr>
      <w:ins w:author="Anonymous" w:id="0" w:date="2018-03-12T12:45:35Z">
        <w:r w:rsidDel="00000000" w:rsidR="00000000" w:rsidRPr="00000000">
          <w:rPr>
            <w:rtl w:val="0"/>
          </w:rPr>
        </w:r>
      </w:ins>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ins w:author="Anonymous" w:id="0" w:date="2018-03-12T12:45:35Z"/>
        </w:rPr>
      </w:pPr>
      <w:ins w:author="Anonymous" w:id="0" w:date="2018-03-12T12:45:35Z">
        <w:r w:rsidDel="00000000" w:rsidR="00000000" w:rsidRPr="00000000">
          <w:rPr>
            <w:rtl w:val="0"/>
          </w:rPr>
        </w:r>
      </w:ins>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rPr>
          <w:ins w:author="Anonymous" w:id="0" w:date="2018-03-12T12:45:35Z"/>
        </w:rPr>
      </w:pPr>
      <w:ins w:author="Anonymous" w:id="0" w:date="2018-03-12T12:45:35Z">
        <w:r w:rsidDel="00000000" w:rsidR="00000000" w:rsidRPr="00000000">
          <w:rPr>
            <w:rtl w:val="0"/>
          </w:rPr>
        </w:r>
      </w:ins>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in_channels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in_channels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biases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random_normal_initializer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kernel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name)</w:t>
            </w:r>
            <w:r w:rsidDel="00000000" w:rsidR="00000000" w:rsidRPr="00000000">
              <w:rPr>
                <w:rtl w:val="0"/>
              </w:rPr>
            </w:r>
          </w:p>
        </w:tc>
      </w:tr>
    </w:tbl>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don’t have to manually calculate the dimension (the spatial size) of the output, but it’s a good idea to do so to keep a mental account of how our inputs are being transformed at each step. We can compute the spatial size on each dimension (width/depth) as a function of:</w:t>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input volume size (W)</w:t>
      </w:r>
    </w:p>
    <w:p w:rsidR="00000000" w:rsidDel="00000000" w:rsidP="00000000" w:rsidRDefault="00000000" w:rsidRPr="00000000" w14:paraId="00000052">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receptive field size of filter (F)</w:t>
      </w:r>
    </w:p>
    <w:p w:rsidR="00000000" w:rsidDel="00000000" w:rsidP="00000000" w:rsidRDefault="00000000" w:rsidRPr="00000000" w14:paraId="00000053">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stride with which they are applied (S)</w:t>
      </w:r>
    </w:p>
    <w:p w:rsidR="00000000" w:rsidDel="00000000" w:rsidP="00000000" w:rsidRDefault="00000000" w:rsidRPr="00000000" w14:paraId="00000054">
      <w:pPr>
        <w:numPr>
          <w:ilvl w:val="0"/>
          <w:numId w:val="2"/>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amount of zero padding used (P) on the border. </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formula is as followed:</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jc w:val="center"/>
        <w:rPr/>
      </w:pPr>
      <m:oMath>
        <m:r>
          <w:rPr/>
          <m:t xml:space="preserve">(W-F + 2P) / S + 1</m:t>
        </m:r>
      </m:oMath>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example for a 7x7 input and a 3x3 filter with stride 1 and pad 0 we would get a 5x5 output. With stride 2 we would get a 3x3 output. In our case, for the first convolutional layer, we have:</w:t>
      </w:r>
    </w:p>
    <w:p w:rsidR="00000000" w:rsidDel="00000000" w:rsidP="00000000" w:rsidRDefault="00000000" w:rsidRPr="00000000" w14:paraId="00000059">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input of size 28x28</w:t>
      </w:r>
    </w:p>
    <w:p w:rsidR="00000000" w:rsidDel="00000000" w:rsidP="00000000" w:rsidRDefault="00000000" w:rsidRPr="00000000" w14:paraId="0000005A">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filter size 5x5</w:t>
      </w:r>
    </w:p>
    <w:p w:rsidR="00000000" w:rsidDel="00000000" w:rsidP="00000000" w:rsidRDefault="00000000" w:rsidRPr="00000000" w14:paraId="0000005B">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stride 1x1</w:t>
      </w:r>
    </w:p>
    <w:p w:rsidR="00000000" w:rsidDel="00000000" w:rsidP="00000000" w:rsidRDefault="00000000" w:rsidRPr="00000000" w14:paraId="0000005C">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padding (done automatically for us) 2</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So the spatial size of the output would be:</w:t>
      </w:r>
    </w:p>
    <w:p w:rsidR="00000000" w:rsidDel="00000000" w:rsidP="00000000" w:rsidRDefault="00000000" w:rsidRPr="00000000" w14:paraId="0000005E">
      <w:pPr>
        <w:contextualSpacing w:val="0"/>
        <w:jc w:val="center"/>
        <w:rPr/>
      </w:pPr>
      <m:oMath>
        <m:r>
          <w:rPr/>
          <m:t xml:space="preserve">(28-5 + 2*2) / 1 + 1 = 28</m:t>
        </m:r>
      </m:oMath>
      <w:r w:rsidDel="00000000" w:rsidR="00000000" w:rsidRPr="00000000">
        <w:rPr>
          <w:rtl w:val="0"/>
        </w:rPr>
      </w:r>
    </w:p>
    <w:p w:rsidR="00000000" w:rsidDel="00000000" w:rsidP="00000000" w:rsidRDefault="00000000" w:rsidRPr="00000000" w14:paraId="0000005F">
      <w:pPr>
        <w:contextualSpacing w:val="0"/>
        <w:jc w:val="left"/>
        <w:rPr/>
      </w:pPr>
      <w:r w:rsidDel="00000000" w:rsidR="00000000" w:rsidRPr="00000000">
        <w:rPr>
          <w:rtl w:val="0"/>
        </w:rPr>
        <w:t xml:space="preserve">A nice illustration to see how striding affect the dimensionality of the outside. For full analysis, see </w:t>
      </w:r>
      <w:hyperlink r:id="rId17">
        <w:r w:rsidDel="00000000" w:rsidR="00000000" w:rsidRPr="00000000">
          <w:rPr>
            <w:color w:val="1155cc"/>
            <w:u w:val="single"/>
            <w:rtl w:val="0"/>
          </w:rPr>
          <w:t xml:space="preserve">CS231N’s lecture note</w:t>
        </w:r>
      </w:hyperlink>
      <w:r w:rsidDel="00000000" w:rsidR="00000000" w:rsidRPr="00000000">
        <w:rPr>
          <w:rtl w:val="0"/>
        </w:rPr>
        <w:t xml:space="preserve">.</w:t>
      </w:r>
    </w:p>
    <w:p w:rsidR="00000000" w:rsidDel="00000000" w:rsidP="00000000" w:rsidRDefault="00000000" w:rsidRPr="00000000" w14:paraId="00000060">
      <w:pPr>
        <w:pStyle w:val="Heading2"/>
        <w:contextualSpacing w:val="0"/>
        <w:rPr/>
      </w:pPr>
      <w:bookmarkStart w:colFirst="0" w:colLast="0" w:name="_p5xgwsxcgz48" w:id="4"/>
      <w:bookmarkEnd w:id="4"/>
      <w:ins w:author="Vladislav Haralampiev" w:id="1" w:date="2018-03-14T19:46:53Z">
        <w:r w:rsidDel="00000000" w:rsidR="00000000" w:rsidRPr="00000000">
          <w:rPr/>
          <w:drawing>
            <wp:inline distB="114300" distT="114300" distL="114300" distR="114300">
              <wp:extent cx="5943600" cy="2819400"/>
              <wp:effectExtent b="0" l="0" r="0" t="0"/>
              <wp:docPr id="3"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2819400"/>
                      </a:xfrm>
                      <a:prstGeom prst="rect"/>
                      <a:ln/>
                    </pic:spPr>
                  </pic:pic>
                </a:graphicData>
              </a:graphic>
            </wp:inline>
          </w:drawing>
        </w:r>
      </w:ins>
      <w:r w:rsidDel="00000000" w:rsidR="00000000" w:rsidRPr="00000000">
        <w:rPr/>
        <w:drawing>
          <wp:inline distB="114300" distT="114300" distL="114300" distR="114300">
            <wp:extent cx="5943600" cy="1181100"/>
            <wp:effectExtent b="0" l="0" r="0" t="0"/>
            <wp:docPr id="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contextualSpacing w:val="0"/>
        <w:rPr/>
      </w:pPr>
      <w:bookmarkStart w:colFirst="0" w:colLast="0" w:name="_lt7dd69cj2ne" w:id="5"/>
      <w:bookmarkEnd w:id="5"/>
      <w:r w:rsidDel="00000000" w:rsidR="00000000" w:rsidRPr="00000000">
        <w:rPr>
          <w:rtl w:val="0"/>
        </w:rPr>
        <w:t xml:space="preserve">Pooling</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Pooling is a downsampling technique to reduce the dimensionality of the feature map extracted from the convolutional layer in order to reduce the processing time. Pooling layers replace a subregion of data with (hopefully) its most representative feature. The most popular pooling algorithm, max pooling, replaces a subregion of data with its maximal value. Another algorithm is average pooling, when we averages all the values in one subregion to have one single value.</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del w:author="Vladislav Haralampiev" w:id="1" w:date="2018-03-14T19:46:53Z">
        <w:r w:rsidDel="00000000" w:rsidR="00000000" w:rsidRPr="00000000">
          <w:rPr/>
          <w:drawing>
            <wp:inline distB="114300" distT="114300" distL="114300" distR="114300">
              <wp:extent cx="5943600" cy="2819400"/>
              <wp:effectExtent b="0" l="0" r="0" t="0"/>
              <wp:docPr id="9" name="image18.jpg"/>
              <a:graphic>
                <a:graphicData uri="http://schemas.openxmlformats.org/drawingml/2006/picture">
                  <pic:pic>
                    <pic:nvPicPr>
                      <pic:cNvPr id="0" name="image18.jpg"/>
                      <pic:cNvPicPr preferRelativeResize="0"/>
                    </pic:nvPicPr>
                    <pic:blipFill>
                      <a:blip r:embed="rId20"/>
                      <a:srcRect b="0" l="0" r="0" t="0"/>
                      <a:stretch>
                        <a:fillRect/>
                      </a:stretch>
                    </pic:blipFill>
                    <pic:spPr>
                      <a:xfrm>
                        <a:off x="0" y="0"/>
                        <a:ext cx="5943600" cy="2819400"/>
                      </a:xfrm>
                      <a:prstGeom prst="rect"/>
                      <a:ln/>
                    </pic:spPr>
                  </pic:pic>
                </a:graphicData>
              </a:graphic>
            </wp:inline>
          </w:drawing>
        </w:r>
      </w:del>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We will be using </w:t>
      </w:r>
      <w:hyperlink r:id="rId21">
        <w:r w:rsidDel="00000000" w:rsidR="00000000" w:rsidRPr="00000000">
          <w:rPr>
            <w:color w:val="1155cc"/>
            <w:u w:val="single"/>
            <w:rtl w:val="0"/>
          </w:rPr>
          <w:t xml:space="preserve">tf.nn.max_pool</w:t>
        </w:r>
      </w:hyperlink>
      <w:r w:rsidDel="00000000" w:rsidR="00000000" w:rsidRPr="00000000">
        <w:rPr>
          <w:rtl w:val="0"/>
        </w:rPr>
        <w:t xml:space="preserve"> for the max pooling layer. We will create a method maxpool that can be used for both convolutional layers.</w:t>
      </w:r>
    </w:p>
    <w:p w:rsidR="00000000" w:rsidDel="00000000" w:rsidP="00000000" w:rsidRDefault="00000000" w:rsidRPr="00000000" w14:paraId="00000067">
      <w:pP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scope:</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ksize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padding)</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pool</w:t>
            </w:r>
            <w:r w:rsidDel="00000000" w:rsidR="00000000" w:rsidRPr="00000000">
              <w:rPr>
                <w:rtl w:val="0"/>
              </w:rPr>
            </w:r>
          </w:p>
        </w:tc>
      </w:tr>
    </w:tbl>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We can compute the spatial size on each dimension (width/depth) of the output of pooling layer a function of:</w:t>
      </w:r>
    </w:p>
    <w:p w:rsidR="00000000" w:rsidDel="00000000" w:rsidP="00000000" w:rsidRDefault="00000000" w:rsidRPr="00000000" w14:paraId="00000071">
      <w:pPr>
        <w:numPr>
          <w:ilvl w:val="0"/>
          <w:numId w:val="2"/>
        </w:numPr>
        <w:ind w:left="720" w:hanging="360"/>
        <w:contextualSpacing w:val="1"/>
        <w:rPr/>
      </w:pPr>
      <w:r w:rsidDel="00000000" w:rsidR="00000000" w:rsidRPr="00000000">
        <w:rPr>
          <w:rtl w:val="0"/>
        </w:rPr>
        <w:t xml:space="preserve">the input volume size (W)</w:t>
      </w:r>
    </w:p>
    <w:p w:rsidR="00000000" w:rsidDel="00000000" w:rsidP="00000000" w:rsidRDefault="00000000" w:rsidRPr="00000000" w14:paraId="00000072">
      <w:pPr>
        <w:numPr>
          <w:ilvl w:val="0"/>
          <w:numId w:val="2"/>
        </w:numPr>
        <w:ind w:left="720" w:hanging="360"/>
        <w:contextualSpacing w:val="1"/>
        <w:rPr/>
      </w:pPr>
      <w:r w:rsidDel="00000000" w:rsidR="00000000" w:rsidRPr="00000000">
        <w:rPr>
          <w:rtl w:val="0"/>
        </w:rPr>
        <w:t xml:space="preserve">the pooling size (K)</w:t>
      </w:r>
    </w:p>
    <w:p w:rsidR="00000000" w:rsidDel="00000000" w:rsidP="00000000" w:rsidRDefault="00000000" w:rsidRPr="00000000" w14:paraId="00000073">
      <w:pPr>
        <w:numPr>
          <w:ilvl w:val="0"/>
          <w:numId w:val="2"/>
        </w:numPr>
        <w:ind w:left="720" w:hanging="360"/>
        <w:contextualSpacing w:val="1"/>
        <w:rPr/>
      </w:pPr>
      <w:r w:rsidDel="00000000" w:rsidR="00000000" w:rsidRPr="00000000">
        <w:rPr>
          <w:rtl w:val="0"/>
        </w:rPr>
        <w:t xml:space="preserve">the stride with which they are applied (S)</w:t>
      </w:r>
    </w:p>
    <w:p w:rsidR="00000000" w:rsidDel="00000000" w:rsidP="00000000" w:rsidRDefault="00000000" w:rsidRPr="00000000" w14:paraId="00000074">
      <w:pPr>
        <w:numPr>
          <w:ilvl w:val="0"/>
          <w:numId w:val="2"/>
        </w:numPr>
        <w:ind w:left="720" w:hanging="360"/>
        <w:contextualSpacing w:val="1"/>
        <w:rPr/>
      </w:pPr>
      <w:r w:rsidDel="00000000" w:rsidR="00000000" w:rsidRPr="00000000">
        <w:rPr>
          <w:rtl w:val="0"/>
        </w:rPr>
        <w:t xml:space="preserve">the amount of zero padding used (P) on the border. </w:t>
      </w:r>
    </w:p>
    <w:p w:rsidR="00000000" w:rsidDel="00000000" w:rsidP="00000000" w:rsidRDefault="00000000" w:rsidRPr="00000000" w14:paraId="00000075">
      <w:pPr>
        <w:contextualSpacing w:val="0"/>
        <w:rPr/>
      </w:pPr>
      <w:r w:rsidDel="00000000" w:rsidR="00000000" w:rsidRPr="00000000">
        <w:rPr>
          <w:rtl w:val="0"/>
        </w:rPr>
        <w:t xml:space="preserve">The formula is as followed:</w:t>
      </w:r>
    </w:p>
    <w:p w:rsidR="00000000" w:rsidDel="00000000" w:rsidP="00000000" w:rsidRDefault="00000000" w:rsidRPr="00000000" w14:paraId="00000076">
      <w:pPr>
        <w:contextualSpacing w:val="0"/>
        <w:jc w:val="center"/>
        <w:rPr/>
      </w:pPr>
      <m:oMath>
        <m:r>
          <w:rPr/>
          <m:t xml:space="preserve">(W-K + 2P) / S + 1</m:t>
        </m:r>
      </m:oMath>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In our case, for the first max pooling layer, we have:</w:t>
      </w:r>
    </w:p>
    <w:p w:rsidR="00000000" w:rsidDel="00000000" w:rsidP="00000000" w:rsidRDefault="00000000" w:rsidRPr="00000000" w14:paraId="00000079">
      <w:pPr>
        <w:numPr>
          <w:ilvl w:val="0"/>
          <w:numId w:val="1"/>
        </w:numPr>
        <w:ind w:left="720" w:hanging="360"/>
        <w:contextualSpacing w:val="1"/>
        <w:rPr/>
      </w:pPr>
      <w:r w:rsidDel="00000000" w:rsidR="00000000" w:rsidRPr="00000000">
        <w:rPr>
          <w:rtl w:val="0"/>
        </w:rPr>
        <w:t xml:space="preserve">input of size 28x28</w:t>
      </w:r>
    </w:p>
    <w:p w:rsidR="00000000" w:rsidDel="00000000" w:rsidP="00000000" w:rsidRDefault="00000000" w:rsidRPr="00000000" w14:paraId="0000007A">
      <w:pPr>
        <w:numPr>
          <w:ilvl w:val="0"/>
          <w:numId w:val="1"/>
        </w:numPr>
        <w:ind w:left="720" w:hanging="360"/>
        <w:contextualSpacing w:val="1"/>
        <w:rPr/>
      </w:pPr>
      <w:r w:rsidDel="00000000" w:rsidR="00000000" w:rsidRPr="00000000">
        <w:rPr>
          <w:rtl w:val="0"/>
        </w:rPr>
        <w:t xml:space="preserve">pooling size 2 x 2</w:t>
      </w:r>
    </w:p>
    <w:p w:rsidR="00000000" w:rsidDel="00000000" w:rsidP="00000000" w:rsidRDefault="00000000" w:rsidRPr="00000000" w14:paraId="0000007B">
      <w:pPr>
        <w:numPr>
          <w:ilvl w:val="0"/>
          <w:numId w:val="1"/>
        </w:numPr>
        <w:ind w:left="720" w:hanging="360"/>
        <w:contextualSpacing w:val="1"/>
        <w:rPr/>
      </w:pPr>
      <w:r w:rsidDel="00000000" w:rsidR="00000000" w:rsidRPr="00000000">
        <w:rPr>
          <w:rtl w:val="0"/>
        </w:rPr>
        <w:t xml:space="preserve">stride 2 x 2</w:t>
      </w:r>
    </w:p>
    <w:p w:rsidR="00000000" w:rsidDel="00000000" w:rsidP="00000000" w:rsidRDefault="00000000" w:rsidRPr="00000000" w14:paraId="0000007C">
      <w:pPr>
        <w:numPr>
          <w:ilvl w:val="0"/>
          <w:numId w:val="1"/>
        </w:numPr>
        <w:ind w:left="720" w:hanging="360"/>
        <w:contextualSpacing w:val="1"/>
        <w:rPr/>
      </w:pPr>
      <w:r w:rsidDel="00000000" w:rsidR="00000000" w:rsidRPr="00000000">
        <w:rPr>
          <w:rtl w:val="0"/>
        </w:rPr>
        <w:t xml:space="preserve">padding (done automatically for us) 0</w:t>
      </w:r>
    </w:p>
    <w:p w:rsidR="00000000" w:rsidDel="00000000" w:rsidP="00000000" w:rsidRDefault="00000000" w:rsidRPr="00000000" w14:paraId="0000007D">
      <w:pPr>
        <w:contextualSpacing w:val="0"/>
        <w:rPr/>
      </w:pPr>
      <w:r w:rsidDel="00000000" w:rsidR="00000000" w:rsidRPr="00000000">
        <w:rPr>
          <w:rtl w:val="0"/>
        </w:rPr>
        <w:t xml:space="preserve">So the spatial size of the output would be:</w:t>
      </w:r>
    </w:p>
    <w:p w:rsidR="00000000" w:rsidDel="00000000" w:rsidP="00000000" w:rsidRDefault="00000000" w:rsidRPr="00000000" w14:paraId="0000007E">
      <w:pPr>
        <w:contextualSpacing w:val="0"/>
        <w:jc w:val="center"/>
        <w:rPr/>
      </w:pPr>
      <m:oMath>
        <m:r>
          <w:rPr/>
          <m:t xml:space="preserve">(28-2 + 2*0) / 2 + 1 = 14</m:t>
        </m:r>
      </m:oMath>
      <w:r w:rsidDel="00000000" w:rsidR="00000000" w:rsidRPr="00000000">
        <w:rPr>
          <w:rtl w:val="0"/>
        </w:rPr>
      </w:r>
    </w:p>
    <w:p w:rsidR="00000000" w:rsidDel="00000000" w:rsidP="00000000" w:rsidRDefault="00000000" w:rsidRPr="00000000" w14:paraId="0000007F">
      <w:pPr>
        <w:pStyle w:val="Heading3"/>
        <w:contextualSpacing w:val="0"/>
        <w:rPr/>
      </w:pPr>
      <w:bookmarkStart w:colFirst="0" w:colLast="0" w:name="_3nnztyqf21kt" w:id="6"/>
      <w:bookmarkEnd w:id="6"/>
      <w:r w:rsidDel="00000000" w:rsidR="00000000" w:rsidRPr="00000000">
        <w:rPr>
          <w:rtl w:val="0"/>
        </w:rPr>
        <w:t xml:space="preserve">Fully connected</w:t>
      </w:r>
    </w:p>
    <w:p w:rsidR="00000000" w:rsidDel="00000000" w:rsidP="00000000" w:rsidRDefault="00000000" w:rsidRPr="00000000" w14:paraId="00000080">
      <w:pPr>
        <w:contextualSpacing w:val="0"/>
        <w:rPr/>
      </w:pPr>
      <w:r w:rsidDel="00000000" w:rsidR="00000000" w:rsidRPr="00000000">
        <w:rPr>
          <w:rtl w:val="0"/>
        </w:rPr>
        <w:t xml:space="preserve">We should be pretty familiar with the fully connected layer by now, as we have been using it for all of our models. Fully connected, or dense, layer is called so because every node in the layer is connected to every node in the preceding layer. Convolutional layers are only locally connected.</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variable_scope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AUTO_REUSE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sz w:val="18"/>
                <w:szCs w:val="18"/>
                <w:rtl w:val="0"/>
              </w:rPr>
              <w:t xml:space="preserve"> scope:</w:t>
            </w:r>
          </w:p>
          <w:p w:rsidR="00000000" w:rsidDel="00000000" w:rsidP="00000000" w:rsidRDefault="00000000" w:rsidRPr="00000000" w14:paraId="0000008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8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in_dim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truncated_normal_initializer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out_dim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constant_initializer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matmul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b</w:t>
            </w:r>
          </w:p>
          <w:p w:rsidR="00000000" w:rsidDel="00000000" w:rsidP="00000000" w:rsidRDefault="00000000" w:rsidRPr="00000000" w14:paraId="00000089">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out</w:t>
            </w:r>
            <w:r w:rsidDel="00000000" w:rsidR="00000000" w:rsidRPr="00000000">
              <w:rPr>
                <w:rtl w:val="0"/>
              </w:rPr>
            </w:r>
          </w:p>
        </w:tc>
      </w:tr>
    </w:tbl>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pStyle w:val="Heading3"/>
        <w:contextualSpacing w:val="0"/>
        <w:rPr/>
      </w:pPr>
      <w:bookmarkStart w:colFirst="0" w:colLast="0" w:name="_l8ocw3a45wfl" w:id="7"/>
      <w:bookmarkEnd w:id="7"/>
      <w:r w:rsidDel="00000000" w:rsidR="00000000" w:rsidRPr="00000000">
        <w:rPr>
          <w:rtl w:val="0"/>
        </w:rPr>
        <w:t xml:space="preserve">Putting it together</w:t>
      </w:r>
    </w:p>
    <w:p w:rsidR="00000000" w:rsidDel="00000000" w:rsidP="00000000" w:rsidRDefault="00000000" w:rsidRPr="00000000" w14:paraId="0000008C">
      <w:pPr>
        <w:contextualSpacing w:val="0"/>
        <w:rPr/>
      </w:pPr>
      <w:r w:rsidDel="00000000" w:rsidR="00000000" w:rsidRPr="00000000">
        <w:rPr>
          <w:rtl w:val="0"/>
        </w:rPr>
        <w:t xml:space="preserve">With those building blocks (layers), we can easily construct our model.</w:t>
      </w:r>
    </w:p>
    <w:p w:rsidR="00000000" w:rsidDel="00000000" w:rsidP="00000000" w:rsidRDefault="00000000" w:rsidRPr="00000000" w14:paraId="0000008D">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inference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img,</w:t>
            </w:r>
          </w:p>
          <w:p w:rsidR="00000000" w:rsidDel="00000000" w:rsidP="00000000" w:rsidRDefault="00000000" w:rsidRPr="00000000" w14:paraId="0000009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92">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93">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p w:rsidR="00000000" w:rsidDel="00000000" w:rsidP="00000000" w:rsidRDefault="00000000" w:rsidRPr="00000000" w14:paraId="00000095">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conv2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conv_relu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pool1,</w:t>
            </w:r>
          </w:p>
          <w:p w:rsidR="00000000" w:rsidDel="00000000" w:rsidP="00000000" w:rsidRDefault="00000000" w:rsidRPr="00000000" w14:paraId="0000009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64,</w:t>
            </w:r>
            <w:r w:rsidDel="00000000" w:rsidR="00000000" w:rsidRPr="00000000">
              <w:rPr>
                <w:rtl w:val="0"/>
              </w:rPr>
            </w:r>
          </w:p>
          <w:p w:rsidR="00000000" w:rsidDel="00000000" w:rsidP="00000000" w:rsidRDefault="00000000" w:rsidRPr="00000000" w14:paraId="0000009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k_size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tl w:val="0"/>
              </w:rPr>
            </w:r>
          </w:p>
          <w:p w:rsidR="00000000" w:rsidDel="00000000" w:rsidP="00000000" w:rsidRDefault="00000000" w:rsidRPr="00000000" w14:paraId="0000009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stride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9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9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scope_name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'conv2')</w:t>
            </w:r>
            <w:r w:rsidDel="00000000" w:rsidR="00000000" w:rsidRPr="00000000">
              <w:rPr>
                <w:rtl w:val="0"/>
              </w:rPr>
            </w:r>
          </w:p>
          <w:p w:rsidR="00000000" w:rsidDel="00000000" w:rsidP="00000000" w:rsidRDefault="00000000" w:rsidRPr="00000000" w14:paraId="0000009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maxpool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'VALID'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'pool2')</w:t>
            </w:r>
            <w:r w:rsidDel="00000000" w:rsidR="00000000" w:rsidRPr="00000000">
              <w:rPr>
                <w:rtl w:val="0"/>
              </w:rPr>
            </w:r>
          </w:p>
          <w:p w:rsidR="00000000" w:rsidDel="00000000" w:rsidP="00000000" w:rsidRDefault="00000000" w:rsidRPr="00000000" w14:paraId="0000009D">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feature_dim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w:t>
            </w:r>
            <w:r w:rsidDel="00000000" w:rsidR="00000000" w:rsidRPr="00000000">
              <w:rPr>
                <w:rtl w:val="0"/>
              </w:rPr>
            </w:r>
          </w:p>
          <w:p w:rsidR="00000000" w:rsidDel="00000000" w:rsidP="00000000" w:rsidRDefault="00000000" w:rsidRPr="00000000" w14:paraId="0000009E">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pool2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feature_dim</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F">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0">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fc</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keep_prob</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p w:rsidR="00000000" w:rsidDel="00000000" w:rsidP="00000000" w:rsidRDefault="00000000" w:rsidRPr="00000000" w14:paraId="000000A1">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2">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fully_connected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n_classes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'logits')</w:t>
            </w:r>
            <w:r w:rsidDel="00000000" w:rsidR="00000000" w:rsidRPr="00000000">
              <w:rPr>
                <w:rtl w:val="0"/>
              </w:rPr>
            </w:r>
          </w:p>
        </w:tc>
      </w:tr>
    </w:tbl>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t xml:space="preserve">During training, we alternate between training an epoch and evaluating the accuracy on the test set. We will track both the training loss and test accuracy on Tensorboard.</w:t>
      </w:r>
    </w:p>
    <w:p w:rsidR="00000000" w:rsidDel="00000000" w:rsidP="00000000" w:rsidRDefault="00000000" w:rsidRPr="00000000" w14:paraId="000000A5">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eval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7">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8">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660066"/>
                <w:sz w:val="18"/>
                <w:szCs w:val="18"/>
                <w:rtl w:val="0"/>
              </w:rPr>
              <w:t xml:space="preserve">Count</w:t>
            </w:r>
            <w:r w:rsidDel="00000000" w:rsidR="00000000" w:rsidRPr="00000000">
              <w:rPr>
                <w:rFonts w:ascii="Consolas" w:cs="Consolas" w:eastAsia="Consolas" w:hAnsi="Consolas"/>
                <w:sz w:val="18"/>
                <w:szCs w:val="18"/>
                <w:rtl w:val="0"/>
              </w:rPr>
              <w:t xml:space="preserve"> the number of right predictions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sz w:val="18"/>
                <w:szCs w:val="18"/>
                <w:rtl w:val="0"/>
              </w:rPr>
              <w:t xml:space="preserve"> a batch</w:t>
            </w:r>
          </w:p>
          <w:p w:rsidR="00000000" w:rsidDel="00000000" w:rsidP="00000000" w:rsidRDefault="00000000" w:rsidRPr="00000000" w14:paraId="000000A9">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8800"/>
                <w:sz w:val="18"/>
                <w:szCs w:val="18"/>
                <w:rtl w:val="0"/>
              </w:rPr>
              <w:t xml:space="preserve">'''</w:t>
            </w:r>
            <w:r w:rsidDel="00000000" w:rsidR="00000000" w:rsidRPr="00000000">
              <w:rPr>
                <w:rtl w:val="0"/>
              </w:rPr>
            </w:r>
          </w:p>
          <w:p w:rsidR="00000000" w:rsidDel="00000000" w:rsidP="00000000" w:rsidRDefault="00000000" w:rsidRPr="00000000" w14:paraId="000000AA">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name_scope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'predict'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B">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softmax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logits)</w:t>
            </w:r>
          </w:p>
          <w:p w:rsidR="00000000" w:rsidDel="00000000" w:rsidP="00000000" w:rsidRDefault="00000000" w:rsidRPr="00000000" w14:paraId="000000AC">
            <w:pPr>
              <w:widowControl w:val="0"/>
              <w:spacing w:line="240" w:lineRule="auto"/>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correct_preds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equal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argmax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label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D">
            <w:pPr>
              <w:widowControl w:val="0"/>
              <w:spacing w:line="240" w:lineRule="auto"/>
              <w:contextualSpacing w:val="0"/>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accuracy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reduce_sum</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correct_preds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See the full code on the class’s GitHub under the name 07_convnet_mnist.py</w:t>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Don’t you love it when your graph comes together neatly like this!</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drawing>
          <wp:inline distB="114300" distT="114300" distL="114300" distR="114300">
            <wp:extent cx="4515068" cy="5653088"/>
            <wp:effectExtent b="0" l="0" r="0" t="0"/>
            <wp:docPr id="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515068"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number of right predictions for each test batch steadily increases as the train loss decreases.</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2082800"/>
            <wp:effectExtent b="0" l="0" r="0" t="0"/>
            <wp:docPr id="2"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Below is the training result for MNIST with </w:t>
      </w:r>
      <w:r w:rsidDel="00000000" w:rsidR="00000000" w:rsidRPr="00000000">
        <w:rPr>
          <w:rtl w:val="0"/>
        </w:rPr>
        <w:t xml:space="preserve">our convolutional neural network. We got much better accuracy, but it also takes a lot longer to train, approximately 250 seconds an epoch! It’s expected since the model has to do a lot more computation per step now.</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Fonts w:ascii="EB Garamond" w:cs="EB Garamond" w:eastAsia="EB Garamond" w:hAnsi="EB Garamond"/>
                <w:rtl w:val="0"/>
              </w:rPr>
              <w:t xml:space="preserve">1</w:t>
            </w:r>
            <w:r w:rsidDel="00000000" w:rsidR="00000000" w:rsidRPr="00000000">
              <w:rPr>
                <w:rtl w:val="0"/>
              </w:rPr>
              <w:t xml:space="preserve">3</w:t>
            </w:r>
            <w:r w:rsidDel="00000000" w:rsidR="00000000" w:rsidRPr="00000000">
              <w:rPr>
                <w:rFonts w:ascii="EB Garamond" w:cs="EB Garamond" w:eastAsia="EB Garamond" w:hAnsi="EB Garamond"/>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363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0.94</w:t>
            </w:r>
            <w:r w:rsidDel="00000000" w:rsidR="00000000" w:rsidRPr="00000000">
              <w:rPr>
                <w:rtl w:val="0"/>
              </w:rPr>
              <w:t xml:space="preserve">78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0.95</w:t>
            </w:r>
            <w:r w:rsidDel="00000000" w:rsidR="00000000" w:rsidRPr="00000000">
              <w:rPr>
                <w:rtl w:val="0"/>
              </w:rPr>
              <w:t xml:space="preserve">73</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71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EB Garamond" w:cs="EB Garamond" w:eastAsia="EB Garamond" w:hAnsi="EB Garamond"/>
              </w:rPr>
            </w:pPr>
            <w:r w:rsidDel="00000000" w:rsidR="00000000" w:rsidRPr="00000000">
              <w:rPr>
                <w:rFonts w:ascii="EB Garamond" w:cs="EB Garamond" w:eastAsia="EB Garamond" w:hAnsi="EB Garamond"/>
                <w:rtl w:val="0"/>
              </w:rPr>
              <w:t xml:space="preserve">0.9</w:t>
            </w:r>
            <w:r w:rsidDel="00000000" w:rsidR="00000000" w:rsidRPr="00000000">
              <w:rPr>
                <w:rtl w:val="0"/>
              </w:rPr>
              <w:t xml:space="preserve">818</w:t>
            </w:r>
            <w:r w:rsidDel="00000000" w:rsidR="00000000" w:rsidRPr="00000000">
              <w:rPr>
                <w:rtl w:val="0"/>
              </w:rPr>
            </w:r>
          </w:p>
        </w:tc>
      </w:tr>
    </w:tbl>
    <w:p w:rsidR="00000000" w:rsidDel="00000000" w:rsidP="00000000" w:rsidRDefault="00000000" w:rsidRPr="00000000" w14:paraId="000000C8">
      <w:pPr>
        <w:pStyle w:val="Heading2"/>
        <w:contextualSpacing w:val="0"/>
        <w:rPr/>
      </w:pPr>
      <w:bookmarkStart w:colFirst="0" w:colLast="0" w:name="_6e6xyfyni5iu" w:id="8"/>
      <w:bookmarkEnd w:id="8"/>
      <w:r w:rsidDel="00000000" w:rsidR="00000000" w:rsidRPr="00000000">
        <w:rPr>
          <w:rtl w:val="0"/>
        </w:rPr>
        <w:t xml:space="preserve">tf.layers</w:t>
      </w:r>
    </w:p>
    <w:p w:rsidR="00000000" w:rsidDel="00000000" w:rsidP="00000000" w:rsidRDefault="00000000" w:rsidRPr="00000000" w14:paraId="000000C9">
      <w:pPr>
        <w:contextualSpacing w:val="0"/>
        <w:rPr/>
      </w:pPr>
      <w:r w:rsidDel="00000000" w:rsidR="00000000" w:rsidRPr="00000000">
        <w:rPr>
          <w:rtl w:val="0"/>
        </w:rPr>
        <w:t xml:space="preserve">I have  a confession to make: we’ve been learning how to do it the hard way. We actually don’t have to write the conv_relu method, pooling, or fully_connected. TensorFlow has a module called </w:t>
      </w:r>
      <w:hyperlink r:id="rId24">
        <w:r w:rsidDel="00000000" w:rsidR="00000000" w:rsidRPr="00000000">
          <w:rPr>
            <w:color w:val="1155cc"/>
            <w:u w:val="single"/>
            <w:rtl w:val="0"/>
          </w:rPr>
          <w:t xml:space="preserve">tf.layers</w:t>
        </w:r>
      </w:hyperlink>
      <w:r w:rsidDel="00000000" w:rsidR="00000000" w:rsidRPr="00000000">
        <w:rPr>
          <w:rtl w:val="0"/>
        </w:rPr>
        <w:t xml:space="preserve"> that provides many off-the-shelf layers. Higher level libraries like Keras, Sonnet also provide ready-made models that you can call with a few lines  of code. </w:t>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ins w:author="Anonymous" w:id="2" w:date="2018-03-14T15:34:37Z"/>
        </w:rPr>
      </w:pPr>
      <w:r w:rsidDel="00000000" w:rsidR="00000000" w:rsidRPr="00000000">
        <w:rPr>
          <w:rtl w:val="0"/>
        </w:rPr>
        <w:t xml:space="preserve">For example, to create a convolutional layer with relu non-linearity on the input image, we can call:</w:t>
      </w:r>
      <w:ins w:author="Anonymous" w:id="2" w:date="2018-03-14T15:34:37Z">
        <w:r w:rsidDel="00000000" w:rsidR="00000000" w:rsidRPr="00000000">
          <w:rPr>
            <w:rtl w:val="0"/>
          </w:rPr>
        </w:r>
      </w:ins>
    </w:p>
    <w:p w:rsidR="00000000" w:rsidDel="00000000" w:rsidP="00000000" w:rsidRDefault="00000000" w:rsidRPr="00000000" w14:paraId="000000CC">
      <w:pPr>
        <w:contextualSpacing w:val="0"/>
        <w:rPr>
          <w:ins w:author="Anonymous" w:id="2" w:date="2018-03-14T15:34:37Z"/>
        </w:rPr>
      </w:pPr>
      <w:ins w:author="Anonymous" w:id="2" w:date="2018-03-14T15:34:37Z">
        <w:r w:rsidDel="00000000" w:rsidR="00000000" w:rsidRPr="00000000">
          <w:rPr>
            <w:rtl w:val="0"/>
          </w:rPr>
        </w:r>
      </w:ins>
    </w:p>
    <w:p w:rsidR="00000000" w:rsidDel="00000000" w:rsidP="00000000" w:rsidRDefault="00000000" w:rsidRPr="00000000" w14:paraId="000000CD">
      <w:pPr>
        <w:contextualSpacing w:val="0"/>
        <w:rPr>
          <w:ins w:author="Anonymous" w:id="2" w:date="2018-03-14T15:34:37Z"/>
        </w:rPr>
      </w:pPr>
      <w:ins w:author="Anonymous" w:id="2" w:date="2018-03-14T15:34:37Z">
        <w:r w:rsidDel="00000000" w:rsidR="00000000" w:rsidRPr="00000000">
          <w:rPr>
            <w:rtl w:val="0"/>
          </w:rPr>
        </w:r>
      </w:ins>
    </w:p>
    <w:p w:rsidR="00000000" w:rsidDel="00000000" w:rsidP="00000000" w:rsidRDefault="00000000" w:rsidRPr="00000000" w14:paraId="000000CE">
      <w:pPr>
        <w:contextualSpacing w:val="0"/>
        <w:rPr>
          <w:ins w:author="Anonymous" w:id="2" w:date="2018-03-14T15:34:37Z"/>
        </w:rPr>
      </w:pPr>
      <w:ins w:author="Anonymous" w:id="2" w:date="2018-03-14T15:34:37Z">
        <w:r w:rsidDel="00000000" w:rsidR="00000000" w:rsidRPr="00000000">
          <w:rPr>
            <w:rtl w:val="0"/>
          </w:rPr>
        </w:r>
      </w:ins>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conv1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img,</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filters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32,</w:t>
            </w: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kernel_size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5</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padding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'SAME',</w:t>
            </w: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'conv1')</w:t>
            </w:r>
            <w:r w:rsidDel="00000000" w:rsidR="00000000" w:rsidRPr="00000000">
              <w:rPr>
                <w:rtl w:val="0"/>
              </w:rPr>
            </w:r>
          </w:p>
        </w:tc>
      </w:tr>
    </w:tbl>
    <w:p w:rsidR="00000000" w:rsidDel="00000000" w:rsidP="00000000" w:rsidRDefault="00000000" w:rsidRPr="00000000" w14:paraId="000000D7">
      <w:pPr>
        <w:contextualSpacing w:val="0"/>
        <w:rPr/>
      </w:pP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Fonts w:ascii="Consolas" w:cs="Consolas" w:eastAsia="Consolas" w:hAnsi="Consolas"/>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conv2d </w:t>
      </w:r>
      <w:r w:rsidDel="00000000" w:rsidR="00000000" w:rsidRPr="00000000">
        <w:rPr>
          <w:rtl w:val="0"/>
        </w:rPr>
        <w:t xml:space="preserve">let you choose the activation function to use.</w:t>
      </w:r>
    </w:p>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For max pooling and fully connected, we can call:</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pool1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max_pooling2d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inputs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conv1</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pool_size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2</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strides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2,</w:t>
            </w:r>
            <w:r w:rsidDel="00000000" w:rsidR="00000000" w:rsidRPr="00000000">
              <w:rPr>
                <w:rtl w:val="0"/>
              </w:rPr>
            </w:r>
          </w:p>
          <w:p w:rsidR="00000000" w:rsidDel="00000000" w:rsidP="00000000" w:rsidRDefault="00000000" w:rsidRPr="00000000" w14:paraId="000000D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'pool1')</w:t>
            </w:r>
            <w:r w:rsidDel="00000000" w:rsidR="00000000" w:rsidRPr="00000000">
              <w:rPr>
                <w:rtl w:val="0"/>
              </w:rPr>
            </w:r>
          </w:p>
          <w:p w:rsidR="00000000" w:rsidDel="00000000" w:rsidP="00000000" w:rsidRDefault="00000000" w:rsidRPr="00000000" w14:paraId="000000DF">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E0">
            <w:pPr>
              <w:widowControl w:val="0"/>
              <w:spacing w:line="240" w:lineRule="auto"/>
              <w:contextualSpacing w:val="0"/>
              <w:rPr>
                <w:rFonts w:ascii="Consolas" w:cs="Consolas" w:eastAsia="Consolas" w:hAnsi="Consolas"/>
                <w:color w:val="008800"/>
                <w:sz w:val="18"/>
                <w:szCs w:val="18"/>
              </w:rPr>
            </w:pPr>
            <w:r w:rsidDel="00000000" w:rsidR="00000000" w:rsidRPr="00000000">
              <w:rPr>
                <w:rFonts w:ascii="Consolas" w:cs="Consolas" w:eastAsia="Consolas" w:hAnsi="Consolas"/>
                <w:color w:val="000000"/>
                <w:sz w:val="18"/>
                <w:szCs w:val="18"/>
                <w:rtl w:val="0"/>
              </w:rPr>
              <w:t xml:space="preserve">fc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dense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pool2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1024</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activation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relu</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'fc')</w:t>
            </w:r>
          </w:p>
        </w:tc>
      </w:tr>
    </w:tbl>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t xml:space="preserve">It’s pretty straightforward to use tf.layers. There’s only one tiny thing to note. With tf.layers.dropout, you need to have another variable to indicate whether it’s in the training mode or in the evaluation mode. We want to drop out neurons during training, but we want to use all of them during evaluating!</w:t>
      </w:r>
    </w:p>
    <w:p w:rsidR="00000000" w:rsidDel="00000000" w:rsidP="00000000" w:rsidRDefault="00000000" w:rsidRPr="00000000" w14:paraId="000000E3">
      <w:pPr>
        <w:contextualSpacing w:val="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dropout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layers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dropout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fc</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keep_prob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training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self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training</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'dropout')</w:t>
            </w:r>
            <w:r w:rsidDel="00000000" w:rsidR="00000000" w:rsidRPr="00000000">
              <w:rPr>
                <w:rtl w:val="0"/>
              </w:rPr>
            </w:r>
          </w:p>
        </w:tc>
      </w:tr>
    </w:tbl>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t xml:space="preserve">You get the idea! For the full list of layers that tf.layers provides, feel free to head to </w:t>
      </w:r>
      <w:hyperlink r:id="rId25">
        <w:r w:rsidDel="00000000" w:rsidR="00000000" w:rsidRPr="00000000">
          <w:rPr>
            <w:color w:val="1155cc"/>
            <w:u w:val="single"/>
            <w:rtl w:val="0"/>
          </w:rPr>
          <w:t xml:space="preserve">the official documentation</w:t>
        </w:r>
      </w:hyperlink>
      <w:r w:rsidDel="00000000" w:rsidR="00000000" w:rsidRPr="00000000">
        <w:rPr>
          <w:rtl w:val="0"/>
        </w:rPr>
        <w:t xml:space="preserve">.</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jpg"/><Relationship Id="rId22" Type="http://schemas.openxmlformats.org/officeDocument/2006/relationships/image" Target="media/image15.png"/><Relationship Id="rId21" Type="http://schemas.openxmlformats.org/officeDocument/2006/relationships/hyperlink" Target="https://www.tensorflow.org/api_docs/python/tf/nn/max_pool" TargetMode="External"/><Relationship Id="rId24" Type="http://schemas.openxmlformats.org/officeDocument/2006/relationships/hyperlink" Target="https://www.tensorflow.org/api_docs/python/tf/layers" TargetMode="Externa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olah.github.io/posts/2014-07-Understanding-Convolutions/" TargetMode="External"/><Relationship Id="rId25" Type="http://schemas.openxmlformats.org/officeDocument/2006/relationships/hyperlink" Target="https://www.tensorflow.org/tutorials/layers" TargetMode="External"/><Relationship Id="rId5" Type="http://schemas.openxmlformats.org/officeDocument/2006/relationships/styles" Target="styles.xml"/><Relationship Id="rId6" Type="http://schemas.openxmlformats.org/officeDocument/2006/relationships/hyperlink" Target="http://cs231n.github.io/convolutional-networks/" TargetMode="External"/><Relationship Id="rId7" Type="http://schemas.openxmlformats.org/officeDocument/2006/relationships/image" Target="media/image4.gif"/><Relationship Id="rId8" Type="http://schemas.openxmlformats.org/officeDocument/2006/relationships/hyperlink" Target="https://en.wikipedia.org/wiki/Convolution" TargetMode="External"/><Relationship Id="rId11" Type="http://schemas.openxmlformats.org/officeDocument/2006/relationships/hyperlink" Target="http://deeplearning.stanford.edu/" TargetMode="External"/><Relationship Id="rId10" Type="http://schemas.openxmlformats.org/officeDocument/2006/relationships/image" Target="media/image19.gif"/><Relationship Id="rId13" Type="http://schemas.openxmlformats.org/officeDocument/2006/relationships/hyperlink" Target="https://stackoverflow.com/a/44628011/5029595" TargetMode="External"/><Relationship Id="rId12" Type="http://schemas.openxmlformats.org/officeDocument/2006/relationships/image" Target="media/image14.jpg"/><Relationship Id="rId15" Type="http://schemas.openxmlformats.org/officeDocument/2006/relationships/image" Target="media/image16.jpg"/><Relationship Id="rId14" Type="http://schemas.openxmlformats.org/officeDocument/2006/relationships/image" Target="media/image12.jpg"/><Relationship Id="rId17" Type="http://schemas.openxmlformats.org/officeDocument/2006/relationships/hyperlink" Target="http://cs231n.github.io/convolutional-networks/#conv" TargetMode="External"/><Relationship Id="rId16" Type="http://schemas.openxmlformats.org/officeDocument/2006/relationships/hyperlink" Target="https://docs.google.com/document/d/1wqp8_-H06oE4zB9CHDwzTx5BfAOMM_6nnNJMSfkazkU/edit?usp=sharing" TargetMode="External"/><Relationship Id="rId19" Type="http://schemas.openxmlformats.org/officeDocument/2006/relationships/image" Target="media/image17.jp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