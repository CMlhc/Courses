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6">
      <w:pPr>
        <w:pStyle w:val="Heading2"/>
        <w:contextualSpacing w:val="0"/>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7">
      <w:pPr>
        <w:contextualSpacing w:val="0"/>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8">
        <w:r w:rsidDel="00000000" w:rsidR="00000000" w:rsidRPr="00000000">
          <w:rPr>
            <w:rFonts w:ascii="EB Garamond" w:cs="EB Garamond" w:eastAsia="EB Garamond" w:hAnsi="EB Garamond"/>
            <w:color w:val="1155cc"/>
            <w:u w:val="single"/>
            <w:rtl w:val="0"/>
          </w:rPr>
          <w:t xml:space="preserve">Google</w:t>
        </w:r>
      </w:hyperlink>
      <w:hyperlink r:id="rId9">
        <w:r w:rsidDel="00000000" w:rsidR="00000000" w:rsidRPr="00000000">
          <w:rPr>
            <w:color w:val="1155cc"/>
            <w:u w:val="single"/>
            <w:rtl w:val="0"/>
          </w:rPr>
          <w:t xml:space="preserve">'</w:t>
        </w:r>
      </w:hyperlink>
      <w:hyperlink r:id="rId10">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when fully configured, will look something like this.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that much more enjoyable and productive.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2">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76863" cy="1712082"/>
            <wp:effectExtent b="0" l="0" r="0" t="0"/>
            <wp:docPr id="6"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9">
      <w:pPr>
        <w:pStyle w:val="Heading2"/>
        <w:contextualSpacing w:val="0"/>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commentRangeStart w:id="0"/>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verify_shape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6">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A">
      <w:pPr>
        <w:pStyle w:val="Heading2"/>
        <w:contextualSpacing w:val="0"/>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7">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C">
      <w:pPr>
        <w:pStyle w:val="Heading3"/>
        <w:contextualSpacing w:val="0"/>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8">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9">
      <w:pPr>
        <w:pStyle w:val="Heading3"/>
        <w:contextualSpacing w:val="0"/>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A">
      <w:pPr>
        <w:contextualSpacing w:val="0"/>
        <w:rPr/>
      </w:pPr>
      <w:r w:rsidDel="00000000" w:rsidR="00000000" w:rsidRPr="00000000">
        <w:rPr>
          <w:rtl w:val="0"/>
        </w:rPr>
        <w:t xml:space="preserve">Allows you to add multiple tensors.</w:t>
      </w:r>
    </w:p>
    <w:p w:rsidR="00000000" w:rsidDel="00000000" w:rsidP="00000000" w:rsidRDefault="00000000" w:rsidRPr="00000000" w14:paraId="0000009B">
      <w:pPr>
        <w:contextualSpacing w:val="0"/>
        <w:rPr/>
      </w:pPr>
      <w:r w:rsidDel="00000000" w:rsidR="00000000" w:rsidRPr="00000000">
        <w:rPr>
          <w:rtl w:val="0"/>
        </w:rPr>
        <w:t xml:space="preserve">tf.add_n([a, b, b])  =&gt; equivalent to a + b + b</w:t>
      </w:r>
    </w:p>
    <w:p w:rsidR="00000000" w:rsidDel="00000000" w:rsidP="00000000" w:rsidRDefault="00000000" w:rsidRPr="00000000" w14:paraId="0000009C">
      <w:pPr>
        <w:pStyle w:val="Heading3"/>
        <w:contextualSpacing w:val="0"/>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D">
      <w:pPr>
        <w:contextualSpacing w:val="0"/>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contextualSpacing w:val="0"/>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5">
      <w:pPr>
        <w:pStyle w:val="Heading3"/>
        <w:contextualSpacing w:val="0"/>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6">
      <w:pPr>
        <w:pStyle w:val="Heading3"/>
        <w:contextualSpacing w:val="0"/>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20">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32100" cy="5176838"/>
            <wp:effectExtent b="0" l="0" r="0" t="0"/>
            <wp:docPr id="1"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contextualSpacing w:val="0"/>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w:t>
      </w:r>
      <w:ins w:author="Jacky Ko" w:id="0" w:date="2018-02-15T01:48:43Z">
        <w:r w:rsidDel="00000000" w:rsidR="00000000" w:rsidRPr="00000000">
          <w:rPr>
            <w:rtl w:val="0"/>
          </w:rPr>
          <w:t xml:space="preserve"> The recently released pyTorch provides a more convenient and NumPy-like CPU-GPU tensor conversion than TensorFlow. I am not sure if it is politically correct to talk about other machine learning framework here, but if you are looking for GPU accelerated matrix operations in Python other than machine learning, pyTorch would be 2018’s best choice.</w:t>
        </w:r>
      </w:ins>
      <w:del w:author="Jacky Ko" w:id="0" w:date="2018-02-15T01:48:43Z">
        <w:r w:rsidDel="00000000" w:rsidR="00000000" w:rsidRPr="00000000">
          <w:rPr>
            <w:rtl w:val="0"/>
          </w:rPr>
          <w:delText xml:space="preserve">Please correct me if I’m wrong here</w:delText>
        </w:r>
      </w:del>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2">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1">
      <w:pPr>
        <w:pStyle w:val="Heading3"/>
        <w:contextualSpacing w:val="0"/>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commentRangeStart w:id="1"/>
      <w:commentRangeStart w:id="2"/>
      <w:commentRangeStart w:id="3"/>
      <w:commentRangeStart w:id="4"/>
      <w:commentRangeStart w:id="5"/>
      <w:r w:rsidDel="00000000" w:rsidR="00000000" w:rsidRPr="00000000">
        <w:rPr>
          <w:rtl w:val="0"/>
        </w:rPr>
        <w:t xml:space="preserve">However, this old way is discouraged and TensorFlow recommends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F">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3">
      <w:pPr>
        <w:pStyle w:val="Heading3"/>
        <w:contextualSpacing w:val="0"/>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ins w:author="雷晨阳" w:id="1" w:date="2018-03-12T01:46:20Z"/>
                <w:rPrChange w:author="雷晨阳" w:id="2" w:date="2018-03-12T01:46:20Z">
                  <w:rPr>
                    <w:rFonts w:ascii="Consolas" w:cs="Consolas" w:eastAsia="Consolas" w:hAnsi="Consolas"/>
                    <w:color w:val="666600"/>
                    <w:sz w:val="18"/>
                    <w:szCs w:val="18"/>
                  </w:rPr>
                </w:rPrChange>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ins w:author="雷晨阳" w:id="1" w:date="2018-03-12T01:46:20Z">
              <w:r w:rsidDel="00000000" w:rsidR="00000000" w:rsidRPr="00000000">
                <w:rPr>
                  <w:rtl w:val="0"/>
                </w:rPr>
              </w:r>
            </w:ins>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del w:author="雷晨阳" w:id="1" w:date="2018-03-12T01:46:20Z"/>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del w:author="雷晨阳" w:id="1" w:date="2018-03-12T01:46:20Z">
        <w:r w:rsidDel="00000000" w:rsidR="00000000" w:rsidRPr="00000000">
          <w:rPr>
            <w:rtl w:val="0"/>
          </w:rPr>
        </w:r>
      </w:del>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pPrChange w:author="雷晨阳" w:id="0" w:date="2018-03-12T01:46:20Z">
          <w:pPr>
            <w:pStyle w:val="Heading3"/>
            <w:contextualSpacing w:val="0"/>
          </w:pPr>
        </w:pPrChange>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5">
      <w:pPr>
        <w:pStyle w:val="Heading3"/>
        <w:contextualSpacing w:val="0"/>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w:t>
      </w:r>
      <w:r w:rsidDel="00000000" w:rsidR="00000000" w:rsidRPr="00000000">
        <w:rPr>
          <w:rFonts w:ascii="EB Garamond" w:cs="EB Garamond" w:eastAsia="EB Garamond" w:hAnsi="EB Garamond"/>
          <w:rtl w:val="0"/>
        </w:rPr>
        <w:t xml:space="preserve">to </w:t>
      </w:r>
      <w:r w:rsidDel="00000000" w:rsidR="00000000" w:rsidRPr="00000000">
        <w:rPr>
          <w:rFonts w:ascii="EB Garamond" w:cs="EB Garamond" w:eastAsia="EB Garamond" w:hAnsi="EB Garamond"/>
          <w:rtl w:val="0"/>
        </w:rPr>
        <w:t xml:space="preserve">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3">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9">
      <w:pPr>
        <w:pStyle w:val="Heading4"/>
        <w:contextualSpacing w:val="0"/>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commentRangeStart w:id="6"/>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commentRangeStart w:id="7"/>
      <w:r w:rsidDel="00000000" w:rsidR="00000000" w:rsidRPr="00000000">
        <w:rPr>
          <w:rFonts w:ascii="EB Garamond" w:cs="EB Garamond" w:eastAsia="EB Garamond" w:hAnsi="EB Garamond"/>
          <w:rtl w:val="0"/>
        </w:rPr>
        <w:t xml:space="preserve">In this case</w:t>
      </w:r>
      <w:commentRangeEnd w:id="7"/>
      <w:r w:rsidDel="00000000" w:rsidR="00000000" w:rsidRPr="00000000">
        <w:commentReference w:id="7"/>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ins w:author="Thomas Le Meur" w:id="3" w:date="2018-03-13T10:19:37Z">
              <w:r w:rsidDel="00000000" w:rsidR="00000000" w:rsidRPr="00000000">
                <w:rPr>
                  <w:rFonts w:ascii="Consolas" w:cs="Consolas" w:eastAsia="Consolas" w:hAnsi="Consolas"/>
                  <w:sz w:val="18"/>
                  <w:szCs w:val="18"/>
                  <w:rtl w:val="0"/>
                  <w:rPrChange w:author="Thomas Le Meur" w:id="4" w:date="2018-03-13T10:19:37Z">
                    <w:rPr>
                      <w:rFonts w:ascii="EB Garamond" w:cs="EB Garamond" w:eastAsia="EB Garamond" w:hAnsi="EB Garamond"/>
                    </w:rPr>
                  </w:rPrChange>
                </w:rPr>
                <w:t xml:space="preserve">a</w:t>
              </w:r>
            </w:ins>
            <w:del w:author="Thomas Le Meur" w:id="3" w:date="2018-03-13T10:19:37Z">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U </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6600"/>
                      <w:sz w:val="18"/>
                      <w:szCs w:val="18"/>
                    </w:rPr>
                  </w:rPrChange>
                </w:rPr>
                <w:delText xml:space="preserv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 tf</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6600"/>
                      <w:sz w:val="18"/>
                      <w:szCs w:val="18"/>
                    </w:rPr>
                  </w:rPrChange>
                </w:rPr>
                <w:delText xml:space="preserv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0066"/>
                      <w:sz w:val="18"/>
                      <w:szCs w:val="18"/>
                    </w:rPr>
                  </w:rPrChange>
                </w:rPr>
                <w:delText xml:space="preserve">Variable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6600"/>
                      <w:sz w:val="18"/>
                      <w:szCs w:val="18"/>
                    </w:rPr>
                  </w:rPrChange>
                </w:rPr>
                <w:delText xml:space="preserv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W</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6600"/>
                      <w:sz w:val="18"/>
                      <w:szCs w:val="18"/>
                    </w:rPr>
                  </w:rPrChange>
                </w:rPr>
                <w:delText xml:space="preserv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in</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sz w:val="18"/>
                      <w:szCs w:val="18"/>
                    </w:rPr>
                  </w:rPrChange>
                </w:rPr>
                <w:delText xml:space="preserve">i</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tialized_val</w:delText>
              </w:r>
            </w:del>
            <w:ins w:author="nitesh kumar Sharma" w:id="5" w:date="2018-03-17T08:30:10Z">
              <w:del w:author="Thomas Le Meur" w:id="3" w:date="2018-03-13T10:19:37Z">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a</w:delText>
                </w:r>
              </w:del>
            </w:ins>
            <w:del w:author="Thomas Le Meur" w:id="3" w:date="2018-03-13T10:19:37Z">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ue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6600"/>
                      <w:sz w:val="18"/>
                      <w:szCs w:val="18"/>
                    </w:rPr>
                  </w:rPrChange>
                </w:rPr>
                <w:delText xml:space="preserv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 </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666600"/>
                      <w:sz w:val="18"/>
                      <w:szCs w:val="18"/>
                    </w:rPr>
                  </w:rPrChange>
                </w:rPr>
                <w:delText xml:space="preserve">*</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0000"/>
                      <w:sz w:val="18"/>
                      <w:szCs w:val="18"/>
                    </w:rPr>
                  </w:rPrChange>
                </w:rPr>
                <w:delText xml:space="preserve"> </w:delText>
              </w:r>
              <w:r w:rsidDel="00000000" w:rsidR="00000000" w:rsidRPr="00000000">
                <w:rPr>
                  <w:rFonts w:ascii="Consolas" w:cs="Consolas" w:eastAsia="Consolas" w:hAnsi="Consolas"/>
                  <w:sz w:val="18"/>
                  <w:szCs w:val="18"/>
                  <w:rtl w:val="0"/>
                  <w:rPrChange w:author="Thomas Le Meur" w:id="4" w:date="2018-03-13T10:19:37Z">
                    <w:rPr>
                      <w:rFonts w:ascii="Consolas" w:cs="Consolas" w:eastAsia="Consolas" w:hAnsi="Consolas"/>
                      <w:color w:val="006666"/>
                      <w:sz w:val="18"/>
                      <w:szCs w:val="18"/>
                    </w:rPr>
                  </w:rPrChange>
                </w:rPr>
                <w:delText xml:space="preserve">2)</w:delText>
              </w:r>
            </w:del>
            <w:r w:rsidDel="00000000" w:rsidR="00000000" w:rsidRPr="00000000">
              <w:rPr>
                <w:rtl w:val="0"/>
              </w:rPr>
            </w:r>
          </w:p>
        </w:tc>
      </w:tr>
    </w:tbl>
    <w:p w:rsidR="00000000" w:rsidDel="00000000" w:rsidP="00000000" w:rsidRDefault="00000000" w:rsidRPr="00000000" w14:paraId="00000170">
      <w:pPr>
        <w:pStyle w:val="Heading2"/>
        <w:contextualSpacing w:val="0"/>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B">
      <w:pPr>
        <w:pStyle w:val="Heading2"/>
        <w:contextualSpacing w:val="0"/>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2">
      <w:pPr>
        <w:pStyle w:val="Heading2"/>
        <w:contextualSpacing w:val="0"/>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3">
      <w:pPr>
        <w:pStyle w:val="Heading3"/>
        <w:contextualSpacing w:val="0"/>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4">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6">
            <w:pP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7">
      <w:pPr>
        <w:contextualSpacing w:val="0"/>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commentRangeStart w:id="8"/>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BC">
      <w:pPr>
        <w:pStyle w:val="Heading3"/>
        <w:contextualSpacing w:val="0"/>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D">
      <w:pPr>
        <w:contextualSpacing w:val="0"/>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E">
      <w:pPr>
        <w:pStyle w:val="Heading2"/>
        <w:contextualSpacing w:val="0"/>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19563" cy="1247752"/>
            <wp:effectExtent b="0" l="0" r="0" t="0"/>
            <wp:docPr id="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w:t>
      </w:r>
      <w:ins w:author="Christine Allen-Blanchette" w:id="6" w:date="2018-03-17T20:32:47Z">
        <w:r w:rsidDel="00000000" w:rsidR="00000000" w:rsidRPr="00000000">
          <w:rPr>
            <w:rFonts w:ascii="EB Garamond" w:cs="EB Garamond" w:eastAsia="EB Garamond" w:hAnsi="EB Garamond"/>
            <w:rtl w:val="0"/>
          </w:rPr>
          <w:t xml:space="preserve">@</w:t>
        </w:r>
      </w:ins>
      <w:r w:rsidDel="00000000" w:rsidR="00000000" w:rsidRPr="00000000">
        <w:rPr>
          <w:rFonts w:ascii="EB Garamond" w:cs="EB Garamond" w:eastAsia="EB Garamond" w:hAnsi="EB Garamond"/>
          <w:rtl w:val="0"/>
        </w:rPr>
        <w:t xml:space="preserve">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8">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 Tang" w:id="6" w:date="2018-01-20T14:06:28Z">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this will work too, what's the difference here?</w:t>
      </w:r>
    </w:p>
  </w:comment>
  <w:comment w:author="Christine Allen-Blanchette" w:id="0" w:date="2018-03-17T20:06:26Z">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w:t>
      </w:r>
    </w:p>
  </w:comment>
  <w:comment w:author="stan liu" w:id="8" w:date="2018-03-08T01:28:24Z">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actually understand it. Can some one elaborate or explain it to me?</w:t>
      </w:r>
    </w:p>
  </w:comment>
  <w:comment w:author="Laurence Moroney" w:id="1" w:date="2018-01-17T06:00:23Z">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the examples later in this doc use tf.Variable(something) -- might need to change</w:t>
      </w:r>
    </w:p>
  </w:comment>
  <w:comment w:author="Kong sea" w:id="2" w:date="2018-01-17T11:48:55Z">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try to change them.</w:t>
      </w:r>
    </w:p>
  </w:comment>
  <w:comment w:author="Chip Huyen" w:id="3" w:date="2018-01-17T18:02:54Z">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tell me what they are? thanks</w:t>
      </w:r>
    </w:p>
  </w:comment>
  <w:comment w:author="Elie GAKUBA" w:id="4" w:date="2018-01-23T08:36:45Z">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Laurence meant something like W = tf.Variable(10), but I think this was deliberate from the instructors since the syntax was used to prove the .assign() method.</w:t>
      </w:r>
    </w:p>
  </w:comment>
  <w:comment w:author="stan liu" w:id="5" w:date="2018-03-08T01:25:45Z">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get_variable works the same. I used code checking it already</w:t>
      </w:r>
    </w:p>
  </w:comment>
  <w:comment w:author="Zhujun Zhang" w:id="7" w:date="2018-01-19T05:39:32Z">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looks very complicated in TensorBoard.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f/DType" TargetMode="External"/><Relationship Id="rId22" Type="http://schemas.openxmlformats.org/officeDocument/2006/relationships/hyperlink" Target="https://developers.google.com/protocol-buffers/" TargetMode="External"/><Relationship Id="rId21" Type="http://schemas.openxmlformats.org/officeDocument/2006/relationships/image" Target="media/image9.jpg"/><Relationship Id="rId24" Type="http://schemas.openxmlformats.org/officeDocument/2006/relationships/hyperlink" Target="https://www.tensorflow.org/api_docs/python/tf/placeholder" TargetMode="External"/><Relationship Id="rId23" Type="http://schemas.openxmlformats.org/officeDocument/2006/relationships/hyperlink" Target="https://github.com/tensorflow/tensorflow/blob/master/tensorflow/python/ops/variables.p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13.jpg"/><Relationship Id="rId25" Type="http://schemas.openxmlformats.org/officeDocument/2006/relationships/image" Target="media/image10.jpg"/><Relationship Id="rId28" Type="http://schemas.openxmlformats.org/officeDocument/2006/relationships/hyperlink" Target="http://danijar.com/structuring-your-tensorflow-models/" TargetMode="External"/><Relationship Id="rId27" Type="http://schemas.openxmlformats.org/officeDocument/2006/relationships/image" Target="media/image18.jp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www.tensorflow.org/how_tos/summaries_and_tensorboard/" TargetMode="External"/><Relationship Id="rId11" Type="http://schemas.openxmlformats.org/officeDocument/2006/relationships/image" Target="media/image16.jpg"/><Relationship Id="rId10" Type="http://schemas.openxmlformats.org/officeDocument/2006/relationships/hyperlink" Target="https://www.tensorflow.org/how_tos/summaries_and_tensorboard/" TargetMode="External"/><Relationship Id="rId13" Type="http://schemas.openxmlformats.org/officeDocument/2006/relationships/image" Target="media/image11.jpg"/><Relationship Id="rId12" Type="http://schemas.openxmlformats.org/officeDocument/2006/relationships/hyperlink" Target="http://localhost:6006/" TargetMode="External"/><Relationship Id="rId15" Type="http://schemas.openxmlformats.org/officeDocument/2006/relationships/image" Target="media/image14.jpg"/><Relationship Id="rId14" Type="http://schemas.openxmlformats.org/officeDocument/2006/relationships/image" Target="media/image12.jpg"/><Relationship Id="rId17" Type="http://schemas.openxmlformats.org/officeDocument/2006/relationships/hyperlink" Target="https://www.tensorflow.org/api_guides/python/math_ops" TargetMode="External"/><Relationship Id="rId16" Type="http://schemas.openxmlformats.org/officeDocument/2006/relationships/hyperlink" Target="https://www.tensorflow.org/api_guides/python/constant_op" TargetMode="External"/><Relationship Id="rId19" Type="http://schemas.openxmlformats.org/officeDocument/2006/relationships/image" Target="media/image17.jpg"/><Relationship Id="rId18" Type="http://schemas.openxmlformats.org/officeDocument/2006/relationships/hyperlink" Target="https://www.tensorflow.org/api_docs/python/tf/div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