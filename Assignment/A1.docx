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ins w:author="Elhassouny Azeddine" w:id="2" w:date="2018-03-12T14:56:19Z"/>
          <w:color w:val="434343"/>
          <w:sz w:val="32"/>
          <w:szCs w:val="32"/>
          <w:rPrChange w:author="Elhassouny Azeddine" w:id="3" w:date="2018-03-12T14:56:19Z">
            <w:rPr/>
          </w:rPrChange>
        </w:rPr>
      </w:pPr>
      <w:r w:rsidDel="00000000" w:rsidR="00000000" w:rsidRPr="00000000">
        <w:rPr>
          <w:rtl w:val="0"/>
        </w:rPr>
        <w:t xml:space="preserve">Assignme</w:t>
      </w:r>
      <w:ins w:author="Fan Zhang" w:id="0" w:date="2018-03-13T14:31:40Z">
        <w:r w:rsidDel="00000000" w:rsidR="00000000" w:rsidRPr="00000000">
          <w:rPr>
            <w:rtl w:val="0"/>
            <w:rPrChange w:author="Fan Zhang" w:id="1" w:date="2018-03-13T14:31:40Z">
              <w:rPr/>
            </w:rPrChange>
          </w:rPr>
          <w:t xml:space="preserve">nt 1 </w:t>
        </w:r>
      </w:ins>
      <w:ins w:author="Elhassouny Azeddine" w:id="2" w:date="2018-03-12T14:56:19Z">
        <w:bookmarkStart w:colFirst="0" w:colLast="0" w:name="_vxdgeey53iqp" w:id="0"/>
        <w:bookmarkEnd w:id="0"/>
        <w:r w:rsidDel="00000000" w:rsidR="00000000" w:rsidRPr="00000000">
          <w:rPr>
            <w:color w:val="434343"/>
            <w:sz w:val="32"/>
            <w:szCs w:val="32"/>
            <w:rtl w:val="0"/>
            <w:rPrChange w:author="Elhassouny Azeddine" w:id="3" w:date="2018-03-12T14:56:19Z">
              <w:rPr/>
            </w:rPrChange>
          </w:rPr>
          <w:t xml:space="preserve">Logistic regression with MNIST</w:t>
        </w:r>
        <w:r w:rsidDel="00000000" w:rsidR="00000000" w:rsidRPr="00000000">
          <w:rPr>
            <w:rtl w:val="0"/>
          </w:rPr>
        </w:r>
      </w:ins>
    </w:p>
    <w:p w:rsidR="00000000" w:rsidDel="00000000" w:rsidP="00000000" w:rsidRDefault="00000000" w:rsidRPr="00000000" w14:paraId="00000001">
      <w:pPr>
        <w:pStyle w:val="Heading1"/>
        <w:contextualSpacing w:val="0"/>
        <w:rPr/>
      </w:pPr>
      <w:bookmarkStart w:colFirst="0" w:colLast="0" w:name="_8c2v2jm0fbin" w:id="1"/>
      <w:bookmarkEnd w:id="1"/>
      <w:del w:author="vaibhav agarwal" w:id="4" w:date="2018-03-15T20:11:40Z">
        <w:r w:rsidDel="00000000" w:rsidR="00000000" w:rsidRPr="00000000">
          <w:rPr>
            <w:rtl w:val="0"/>
          </w:rPr>
          <w:delText xml:space="preserve">nt</w:delText>
        </w:r>
        <w:r w:rsidDel="00000000" w:rsidR="00000000" w:rsidRPr="00000000">
          <w:rPr>
            <w:rtl w:val="0"/>
          </w:rPr>
          <w:delText xml:space="preserve"> 1</w:delText>
        </w:r>
        <w:r w:rsidDel="00000000" w:rsidR="00000000" w:rsidRPr="00000000">
          <w:rPr>
            <w:rtl w:val="0"/>
          </w:rPr>
          <w:delText xml:space="preserve">: </w:delText>
        </w:r>
      </w:del>
      <w:r w:rsidDel="00000000" w:rsidR="00000000" w:rsidRPr="00000000">
        <w:rPr>
          <w:rtl w:val="0"/>
        </w:rPr>
        <w:t xml:space="preserve">Welcome to TensorFlow</w:t>
      </w:r>
    </w:p>
    <w:p w:rsidR="00000000" w:rsidDel="00000000" w:rsidP="00000000" w:rsidRDefault="00000000" w:rsidRPr="00000000" w14:paraId="00000002">
      <w:pPr>
        <w:contextualSpacing w:val="0"/>
        <w:rPr>
          <w:sz w:val="24"/>
          <w:szCs w:val="24"/>
        </w:rPr>
      </w:pPr>
      <w:r w:rsidDel="00000000" w:rsidR="00000000" w:rsidRPr="00000000">
        <w:rPr>
          <w:rtl w:val="0"/>
        </w:rPr>
        <w:t xml:space="preserve">CS20: TensorFlow for Deep Learning Research (cs20.stanford.edu)</w: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Due 1/31 at 11:59pm</w:t>
      </w:r>
    </w:p>
    <w:p w:rsidR="00000000" w:rsidDel="00000000" w:rsidP="00000000" w:rsidRDefault="00000000" w:rsidRPr="00000000" w14:paraId="00000004">
      <w:pPr>
        <w:contextualSpacing w:val="0"/>
        <w:rPr/>
      </w:pPr>
      <w:r w:rsidDel="00000000" w:rsidR="00000000" w:rsidRPr="00000000">
        <w:rPr>
          <w:rtl w:val="0"/>
        </w:rPr>
        <w:t xml:space="preserve">Prepared by Chip Huyen (chiphuyen</w:t>
      </w:r>
      <w:hyperlink r:id="rId7">
        <w:r w:rsidDel="00000000" w:rsidR="00000000" w:rsidRPr="00000000">
          <w:rPr>
            <w:rtl w:val="0"/>
          </w:rPr>
          <w:t xml:space="preserve">@cs.stanford.edu</w:t>
        </w:r>
      </w:hyperlink>
      <w:r w:rsidDel="00000000" w:rsidR="00000000" w:rsidRPr="00000000">
        <w:rPr>
          <w:rtl w:val="0"/>
        </w:rPr>
        <w:t xml:space="preserve">)</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I’d like the assignments to more closely resemble what you’d encounter in the real world, so the problems are more open-ended and less structured. Problems often don’t have starter code or very simple starter code. You get to implement everything from scratch!</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Most problems have several options for you to choose from. Some options are easier than others, and that will be taken into account when I grade. You’ll be graded on both functionality and style, e.g. how </w:t>
      </w:r>
      <w:r w:rsidDel="00000000" w:rsidR="00000000" w:rsidRPr="00000000">
        <w:rPr>
          <w:rtl w:val="0"/>
        </w:rPr>
        <w:t xml:space="preserve">elegant</w:t>
      </w:r>
      <w:r w:rsidDel="00000000" w:rsidR="00000000" w:rsidRPr="00000000">
        <w:rPr>
          <w:rtl w:val="0"/>
        </w:rPr>
        <w:t xml:space="preserve"> your code is. </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I’m more interested in the process than the results, so you might still get good grade even if you don’t arrive at the results you want to, as long as you explain the difficulties you encountered along the way and how you tackled them.</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rFonts w:ascii="Georgia" w:cs="Georgia" w:eastAsia="Georgia" w:hAnsi="Georgia"/>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hope that through this problem set, you’d familiarize yourself with </w:t>
      </w:r>
      <w:hyperlink r:id="rId8">
        <w:r w:rsidDel="00000000" w:rsidR="00000000" w:rsidRPr="00000000">
          <w:rPr>
            <w:color w:val="1155cc"/>
            <w:u w:val="single"/>
            <w:rtl w:val="0"/>
          </w:rPr>
          <w:t xml:space="preserve">TensorFlow’s official documentation</w:t>
        </w:r>
      </w:hyperlink>
      <w:r w:rsidDel="00000000" w:rsidR="00000000" w:rsidRPr="00000000">
        <w:rPr>
          <w:rtl w:val="0"/>
        </w:rPr>
        <w:t xml:space="preserve">.</w:t>
      </w:r>
    </w:p>
    <w:p w:rsidR="00000000" w:rsidDel="00000000" w:rsidP="00000000" w:rsidRDefault="00000000" w:rsidRPr="00000000" w14:paraId="0000000D">
      <w:pPr>
        <w:pStyle w:val="Heading2"/>
        <w:contextualSpacing w:val="0"/>
        <w:rPr/>
      </w:pPr>
      <w:bookmarkStart w:colFirst="0" w:colLast="0" w:name="_leytq28sdk4u" w:id="2"/>
      <w:bookmarkEnd w:id="2"/>
      <w:r w:rsidDel="00000000" w:rsidR="00000000" w:rsidRPr="00000000">
        <w:rPr>
          <w:rtl w:val="0"/>
        </w:rPr>
        <w:t xml:space="preserve">Problem 1: Op is all you need</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first problem asks you to create simple TensorFlow ops to do certain tasks. You can see the tasks at </w:t>
      </w:r>
      <w:hyperlink r:id="rId9">
        <w:r w:rsidDel="00000000" w:rsidR="00000000" w:rsidRPr="00000000">
          <w:rPr>
            <w:rFonts w:ascii="Consolas" w:cs="Consolas" w:eastAsia="Consolas" w:hAnsi="Consolas"/>
            <w:color w:val="1155cc"/>
            <w:sz w:val="18"/>
            <w:szCs w:val="18"/>
            <w:u w:val="single"/>
            <w:rtl w:val="0"/>
          </w:rPr>
          <w:t xml:space="preserve">assignments/01/q1</w:t>
        </w:r>
      </w:hyperlink>
      <w:hyperlink r:id="rId10">
        <w:r w:rsidDel="00000000" w:rsidR="00000000" w:rsidRPr="00000000">
          <w:rPr>
            <w:rFonts w:ascii="Consolas" w:cs="Consolas" w:eastAsia="Consolas" w:hAnsi="Consolas"/>
            <w:color w:val="1155cc"/>
            <w:sz w:val="18"/>
            <w:szCs w:val="18"/>
            <w:u w:val="single"/>
            <w:shd w:fill="f3f3f3" w:val="clear"/>
            <w:rtl w:val="0"/>
          </w:rPr>
          <w:t xml:space="preserve">.</w:t>
        </w:r>
      </w:hyperlink>
      <w:hyperlink r:id="rId11">
        <w:r w:rsidDel="00000000" w:rsidR="00000000" w:rsidRPr="00000000">
          <w:rPr>
            <w:rFonts w:ascii="Consolas" w:cs="Consolas" w:eastAsia="Consolas" w:hAnsi="Consolas"/>
            <w:color w:val="1155cc"/>
            <w:sz w:val="18"/>
            <w:szCs w:val="18"/>
            <w:u w:val="single"/>
            <w:rtl w:val="0"/>
          </w:rPr>
          <w:t xml:space="preserve">py</w:t>
        </w:r>
      </w:hyperlink>
      <w:r w:rsidDel="00000000" w:rsidR="00000000" w:rsidRPr="00000000">
        <w:rPr>
          <w:rtl w:val="0"/>
        </w:rPr>
        <w:t xml:space="preserve"> on the</w:t>
      </w:r>
      <w:r w:rsidDel="00000000" w:rsidR="00000000" w:rsidRPr="00000000">
        <w:rPr>
          <w:rtl w:val="0"/>
        </w:rPr>
        <w:t xml:space="preserve"> </w:t>
      </w:r>
      <w:r w:rsidDel="00000000" w:rsidR="00000000" w:rsidRPr="00000000">
        <w:rPr>
          <w:rtl w:val="0"/>
        </w:rPr>
        <w:t xml:space="preserve">GitHub repo</w:t>
      </w:r>
      <w:r w:rsidDel="00000000" w:rsidR="00000000" w:rsidRPr="00000000">
        <w:rPr>
          <w:rtl w:val="0"/>
        </w:rPr>
        <w:t xml:space="preserve">sitory for this class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These tasks are simple--their purpose is to get you acquainted with </w:t>
      </w:r>
      <w:r w:rsidDel="00000000" w:rsidR="00000000" w:rsidRPr="00000000">
        <w:rPr>
          <w:rtl w:val="0"/>
        </w:rPr>
        <w:t xml:space="preserve">the </w:t>
      </w:r>
      <w:r w:rsidDel="00000000" w:rsidR="00000000" w:rsidRPr="00000000">
        <w:rPr>
          <w:rtl w:val="0"/>
        </w:rPr>
        <w:t xml:space="preserve">TensorFlow </w:t>
      </w:r>
      <w:r w:rsidDel="00000000" w:rsidR="00000000" w:rsidRPr="00000000">
        <w:rPr>
          <w:rtl w:val="0"/>
        </w:rPr>
        <w:t xml:space="preserve">API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pStyle w:val="Heading2"/>
        <w:contextualSpacing w:val="0"/>
        <w:rPr>
          <w:sz w:val="36"/>
          <w:szCs w:val="36"/>
        </w:rPr>
      </w:pPr>
      <w:bookmarkStart w:colFirst="0" w:colLast="0" w:name="_elozenuo2t1l" w:id="3"/>
      <w:bookmarkEnd w:id="3"/>
      <w:r w:rsidDel="00000000" w:rsidR="00000000" w:rsidRPr="00000000">
        <w:rPr>
          <w:rtl w:val="0"/>
        </w:rPr>
        <w:t xml:space="preserve">Proble</w:t>
      </w:r>
      <w:r w:rsidDel="00000000" w:rsidR="00000000" w:rsidRPr="00000000">
        <w:rPr>
          <w:rtl w:val="0"/>
        </w:rPr>
        <w:t xml:space="preserve">m</w:t>
      </w:r>
      <w:r w:rsidDel="00000000" w:rsidR="00000000" w:rsidRPr="00000000">
        <w:rPr>
          <w:rtl w:val="0"/>
        </w:rPr>
        <w:t xml:space="preserve"> 2: Logistic regression</w:t>
      </w:r>
      <w:r w:rsidDel="00000000" w:rsidR="00000000" w:rsidRPr="00000000">
        <w:rPr>
          <w:rtl w:val="0"/>
        </w:rPr>
      </w:r>
    </w:p>
    <w:p w:rsidR="00000000" w:rsidDel="00000000" w:rsidP="00000000" w:rsidRDefault="00000000" w:rsidRPr="00000000" w14:paraId="00000012">
      <w:pPr>
        <w:pStyle w:val="Heading3"/>
        <w:contextualSpacing w:val="0"/>
        <w:rPr>
          <w:del w:author="Elhassouny Azeddine" w:id="2" w:date="2018-03-12T14:56:19Z"/>
        </w:rPr>
      </w:pPr>
      <w:r w:rsidDel="00000000" w:rsidR="00000000" w:rsidRPr="00000000">
        <w:rPr>
          <w:rtl w:val="0"/>
        </w:rPr>
        <w:t xml:space="preserve">2a.</w:t>
      </w:r>
      <w:r w:rsidDel="00000000" w:rsidR="00000000" w:rsidRPr="00000000">
        <w:rPr>
          <w:rtl w:val="0"/>
        </w:rPr>
        <w:t xml:space="preserve"> </w:t>
      </w:r>
      <w:del w:author="Elhassouny Azeddine" w:id="2" w:date="2018-03-12T14:56:19Z">
        <w:bookmarkStart w:colFirst="0" w:colLast="0" w:name="_4ocl11oirdla" w:id="4"/>
        <w:bookmarkEnd w:id="4"/>
        <w:r w:rsidDel="00000000" w:rsidR="00000000" w:rsidRPr="00000000">
          <w:rPr>
            <w:rtl w:val="0"/>
          </w:rPr>
          <w:delText xml:space="preserve">Logistic regression with MNIST</w:delText>
        </w:r>
        <w:r w:rsidDel="00000000" w:rsidR="00000000" w:rsidRPr="00000000">
          <w:rPr>
            <w:rtl w:val="0"/>
          </w:rPr>
        </w:r>
      </w:del>
    </w:p>
    <w:p w:rsidR="00000000" w:rsidDel="00000000" w:rsidP="00000000" w:rsidRDefault="00000000" w:rsidRPr="00000000" w14:paraId="00000013">
      <w:pPr>
        <w:pStyle w:val="Heading3"/>
        <w:contextualSpacing w:val="0"/>
        <w:rPr/>
        <w:pPrChange w:author="Elhassouny Azeddine" w:id="0" w:date="2018-03-12T14:56:19Z">
          <w:pPr>
            <w:pBdr>
              <w:top w:space="0" w:sz="0" w:val="nil"/>
              <w:left w:space="0" w:sz="0" w:val="nil"/>
              <w:bottom w:space="0" w:sz="0" w:val="nil"/>
              <w:right w:space="0" w:sz="0" w:val="nil"/>
              <w:between w:space="0" w:sz="0" w:val="nil"/>
            </w:pBdr>
            <w:shd w:fill="auto" w:val="clear"/>
            <w:contextualSpacing w:val="0"/>
          </w:pPr>
        </w:pPrChange>
      </w:pPr>
      <w:r w:rsidDel="00000000" w:rsidR="00000000" w:rsidRPr="00000000">
        <w:rPr>
          <w:rtl w:val="0"/>
        </w:rPr>
        <w:t xml:space="preserve">We never got around to doing this in class but don’t worry, you’ll have a chance to do it at home. You can find the starter code at </w:t>
      </w:r>
      <w:hyperlink r:id="rId12">
        <w:r w:rsidDel="00000000" w:rsidR="00000000" w:rsidRPr="00000000">
          <w:rPr>
            <w:rFonts w:ascii="Consolas" w:cs="Consolas" w:eastAsia="Consolas" w:hAnsi="Consolas"/>
            <w:color w:val="1155cc"/>
            <w:sz w:val="18"/>
            <w:szCs w:val="18"/>
            <w:u w:val="single"/>
            <w:rtl w:val="0"/>
          </w:rPr>
          <w:t xml:space="preserve">examples/03_logreg_starter.py</w:t>
        </w:r>
      </w:hyperlink>
      <w:r w:rsidDel="00000000" w:rsidR="00000000" w:rsidRPr="00000000">
        <w:rPr>
          <w:rtl w:val="0"/>
        </w:rPr>
        <w:t xml:space="preserve"> </w:t>
      </w:r>
      <w:r w:rsidDel="00000000" w:rsidR="00000000" w:rsidRPr="00000000">
        <w:rPr>
          <w:rtl w:val="0"/>
        </w:rPr>
        <w:t xml:space="preserve">on the GitHub repository of the class.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the instruction, please see </w:t>
      </w:r>
      <w:hyperlink r:id="rId13">
        <w:r w:rsidDel="00000000" w:rsidR="00000000" w:rsidRPr="00000000">
          <w:rPr>
            <w:color w:val="1155cc"/>
            <w:u w:val="single"/>
            <w:rtl w:val="0"/>
          </w:rPr>
          <w:t xml:space="preserve">the lecture note 03</w:t>
        </w:r>
      </w:hyperlink>
      <w:r w:rsidDel="00000000" w:rsidR="00000000" w:rsidRPr="00000000">
        <w:rPr>
          <w:rtl w:val="0"/>
        </w:rPr>
        <w:t xml:space="preserve">.</w:t>
      </w:r>
    </w:p>
    <w:p w:rsidR="00000000" w:rsidDel="00000000" w:rsidP="00000000" w:rsidRDefault="00000000" w:rsidRPr="00000000" w14:paraId="00000016">
      <w:pPr>
        <w:pStyle w:val="Heading3"/>
        <w:contextualSpacing w:val="0"/>
        <w:rPr>
          <w:sz w:val="32"/>
          <w:szCs w:val="32"/>
        </w:rPr>
      </w:pPr>
      <w:bookmarkStart w:colFirst="0" w:colLast="0" w:name="_nbyji42rdczr" w:id="5"/>
      <w:bookmarkEnd w:id="5"/>
      <w:r w:rsidDel="00000000" w:rsidR="00000000" w:rsidRPr="00000000">
        <w:rPr>
          <w:rtl w:val="0"/>
        </w:rPr>
        <w:t xml:space="preserve">2b.</w:t>
      </w:r>
      <w:r w:rsidDel="00000000" w:rsidR="00000000" w:rsidRPr="00000000">
        <w:rPr>
          <w:rtl w:val="0"/>
        </w:rPr>
        <w:t xml:space="preserve"> More logistic regression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choose to do one of the two tasks below.</w:t>
      </w:r>
      <w:r w:rsidDel="00000000" w:rsidR="00000000" w:rsidRPr="00000000">
        <w:rPr>
          <w:rtl w:val="0"/>
        </w:rPr>
      </w:r>
    </w:p>
    <w:p w:rsidR="00000000" w:rsidDel="00000000" w:rsidP="00000000" w:rsidRDefault="00000000" w:rsidRPr="00000000" w14:paraId="00000019">
      <w:pPr>
        <w:pStyle w:val="Heading4"/>
        <w:contextualSpacing w:val="0"/>
        <w:rPr>
          <w:sz w:val="28"/>
          <w:szCs w:val="28"/>
        </w:rPr>
      </w:pPr>
      <w:bookmarkStart w:colFirst="0" w:colLast="0" w:name="_mfc3wlasfl7q" w:id="6"/>
      <w:bookmarkEnd w:id="6"/>
      <w:r w:rsidDel="00000000" w:rsidR="00000000" w:rsidRPr="00000000">
        <w:rPr>
          <w:sz w:val="28"/>
          <w:szCs w:val="28"/>
          <w:rtl w:val="0"/>
        </w:rPr>
        <w:t xml:space="preserve">Task 1: Improve the accuracy of logistic regression on MNIST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got the accuracy of ~91% on our MNIST dataset with our vanilla model, which is unacceptable. </w:t>
      </w:r>
      <w:r w:rsidDel="00000000" w:rsidR="00000000" w:rsidRPr="00000000">
        <w:rPr>
          <w:rtl w:val="0"/>
        </w:rPr>
        <w:t xml:space="preserve">The state of the art is </w:t>
      </w:r>
      <w:hyperlink r:id="rId14">
        <w:r w:rsidDel="00000000" w:rsidR="00000000" w:rsidRPr="00000000">
          <w:rPr>
            <w:color w:val="1155cc"/>
            <w:u w:val="single"/>
            <w:rtl w:val="0"/>
          </w:rPr>
          <w:t xml:space="preserve">above 99%</w:t>
        </w:r>
      </w:hyperlink>
      <w:r w:rsidDel="00000000" w:rsidR="00000000" w:rsidRPr="00000000">
        <w:rPr>
          <w:rtl w:val="0"/>
        </w:rPr>
        <w:t xml:space="preserve">. </w:t>
      </w:r>
      <w:r w:rsidDel="00000000" w:rsidR="00000000" w:rsidRPr="00000000">
        <w:rPr>
          <w:rtl w:val="0"/>
        </w:rPr>
        <w:t xml:space="preserve">You have full freedom to do whatever you want here as long as your model is built in TensorFlow.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reuse the code from part 1, but please save your code for part 2 in a separate file and name it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 In the comments, </w:t>
      </w:r>
      <w:r w:rsidDel="00000000" w:rsidR="00000000" w:rsidRPr="00000000">
        <w:rPr>
          <w:rtl w:val="0"/>
        </w:rPr>
        <w:t xml:space="preserve">explain what you decide to do, instruction on how to run your code, and report your results.</w:t>
      </w:r>
      <w:r w:rsidDel="00000000" w:rsidR="00000000" w:rsidRPr="00000000">
        <w:rPr>
          <w:rtl w:val="0"/>
        </w:rPr>
        <w:t xml:space="preserve"> I’m happy with</w:t>
      </w:r>
      <w:r w:rsidDel="00000000" w:rsidR="00000000" w:rsidRPr="00000000">
        <w:rPr>
          <w:rtl w:val="0"/>
        </w:rPr>
        <w:t xml:space="preserve"> anything above 97%.</w:t>
      </w:r>
      <w:r w:rsidDel="00000000" w:rsidR="00000000" w:rsidRPr="00000000">
        <w:rPr>
          <w:rtl w:val="0"/>
        </w:rPr>
      </w:r>
    </w:p>
    <w:p w:rsidR="00000000" w:rsidDel="00000000" w:rsidP="00000000" w:rsidRDefault="00000000" w:rsidRPr="00000000" w14:paraId="0000001D">
      <w:pPr>
        <w:pStyle w:val="Heading4"/>
        <w:contextualSpacing w:val="0"/>
        <w:rPr>
          <w:sz w:val="28"/>
          <w:szCs w:val="28"/>
        </w:rPr>
      </w:pPr>
      <w:bookmarkStart w:colFirst="0" w:colLast="0" w:name="_8xt9aorllc5z" w:id="7"/>
      <w:bookmarkEnd w:id="7"/>
      <w:r w:rsidDel="00000000" w:rsidR="00000000" w:rsidRPr="00000000">
        <w:rPr>
          <w:rtl w:val="0"/>
        </w:rPr>
        <w:t xml:space="preserve">Task 2: Logistic regression on notMNIST</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MNIST is so popular as a toy dataset for computer vision tasks that the </w:t>
      </w:r>
      <w:r w:rsidDel="00000000" w:rsidR="00000000" w:rsidRPr="00000000">
        <w:rPr>
          <w:rtl w:val="0"/>
        </w:rPr>
        <w:t xml:space="preserve">machine learning community got a little bit sick of it. </w:t>
      </w:r>
      <w:r w:rsidDel="00000000" w:rsidR="00000000" w:rsidRPr="00000000">
        <w:rPr>
          <w:rtl w:val="0"/>
        </w:rPr>
        <w:t xml:space="preserve">Yaroslav Bulatov</w:t>
      </w:r>
      <w:r w:rsidDel="00000000" w:rsidR="00000000" w:rsidRPr="00000000">
        <w:rPr>
          <w:rtl w:val="0"/>
        </w:rPr>
        <w:t xml:space="preserve">, a research engineer </w:t>
      </w:r>
      <w:r w:rsidDel="00000000" w:rsidR="00000000" w:rsidRPr="00000000">
        <w:rPr>
          <w:rtl w:val="0"/>
        </w:rPr>
        <w:t xml:space="preserve">at OpenAI, created a similar dataset and literally named it notMNIST</w:t>
      </w:r>
      <w:r w:rsidDel="00000000" w:rsidR="00000000" w:rsidRPr="00000000">
        <w:rPr>
          <w:vertAlign w:val="superscript"/>
        </w:rPr>
        <w:footnoteReference w:customMarkFollows="0" w:id="0"/>
      </w:r>
      <w:r w:rsidDel="00000000" w:rsidR="00000000" w:rsidRPr="00000000">
        <w:rPr>
          <w:rtl w:val="0"/>
        </w:rPr>
        <w:t xml:space="preserve">. This rebel is designed to look like the classic MNIST dataset, but less ‘clean’ and extremely cute. The image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are still </w:t>
      </w:r>
      <w:r w:rsidDel="00000000" w:rsidR="00000000" w:rsidRPr="00000000">
        <w:rPr>
          <w:rtl w:val="0"/>
        </w:rPr>
        <w:t xml:space="preserve">28x28 and the there are also 10 labels, representing letters ‘A’ to ‘J’. You should save your file in </w:t>
      </w:r>
      <w:r w:rsidDel="00000000" w:rsidR="00000000" w:rsidRPr="00000000">
        <w:rPr>
          <w:rFonts w:ascii="Consolas" w:cs="Consolas" w:eastAsia="Consolas" w:hAnsi="Consolas"/>
          <w:sz w:val="18"/>
          <w:szCs w:val="18"/>
          <w:rtl w:val="0"/>
        </w:rPr>
        <w:t xml:space="preserve">q2b.py</w:t>
      </w:r>
      <w:r w:rsidDel="00000000" w:rsidR="00000000" w:rsidRPr="00000000">
        <w:rPr>
          <w:rtl w:val="0"/>
        </w:rPr>
        <w:t xml:space="preserv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870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format of notMNIST is not the same as MNIST, but David Flanagan is very kind to publish his </w:t>
      </w:r>
      <w:hyperlink r:id="rId16">
        <w:r w:rsidDel="00000000" w:rsidR="00000000" w:rsidRPr="00000000">
          <w:rPr>
            <w:color w:val="1155cc"/>
            <w:u w:val="single"/>
            <w:rtl w:val="0"/>
          </w:rPr>
          <w:t xml:space="preserve">script to convert notMNIST to MNIST format</w:t>
        </w:r>
      </w:hyperlink>
      <w:r w:rsidDel="00000000" w:rsidR="00000000" w:rsidRPr="00000000">
        <w:rPr>
          <w:rtl w:val="0"/>
        </w:rPr>
        <w:t xml:space="preserve">. After converting notMNIST to MNIST format, you can use the </w:t>
      </w:r>
      <w:r w:rsidDel="00000000" w:rsidR="00000000" w:rsidRPr="00000000">
        <w:rPr>
          <w:rFonts w:ascii="Consolas" w:cs="Consolas" w:eastAsia="Consolas" w:hAnsi="Consolas"/>
          <w:sz w:val="18"/>
          <w:szCs w:val="18"/>
          <w:rtl w:val="0"/>
        </w:rPr>
        <w:t xml:space="preserve">read_mnist</w:t>
      </w:r>
      <w:r w:rsidDel="00000000" w:rsidR="00000000" w:rsidRPr="00000000">
        <w:rPr>
          <w:rtl w:val="0"/>
        </w:rPr>
        <w:t xml:space="preserve"> module in </w:t>
      </w:r>
      <w:r w:rsidDel="00000000" w:rsidR="00000000" w:rsidRPr="00000000">
        <w:rPr>
          <w:rFonts w:ascii="Consolas" w:cs="Consolas" w:eastAsia="Consolas" w:hAnsi="Consolas"/>
          <w:sz w:val="18"/>
          <w:szCs w:val="18"/>
          <w:rtl w:val="0"/>
        </w:rPr>
        <w:t xml:space="preserve">utils.py </w:t>
      </w:r>
      <w:r w:rsidDel="00000000" w:rsidR="00000000" w:rsidRPr="00000000">
        <w:rPr>
          <w:rtl w:val="0"/>
        </w:rPr>
        <w:t xml:space="preserve">to read it in.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you have the data ready, you can use the exact model you built for MNIST for notMNIST. Don’t freak out if the accuracy is lower for notMNIST. notMNIST is supposed to be harder to train than MNIST.</w:t>
      </w:r>
      <w:r w:rsidDel="00000000" w:rsidR="00000000" w:rsidRPr="00000000">
        <w:rPr>
          <w:rtl w:val="0"/>
        </w:rPr>
      </w:r>
    </w:p>
    <w:p w:rsidR="00000000" w:rsidDel="00000000" w:rsidP="00000000" w:rsidRDefault="00000000" w:rsidRPr="00000000" w14:paraId="00000026">
      <w:pPr>
        <w:pStyle w:val="Heading2"/>
        <w:contextualSpacing w:val="0"/>
        <w:rPr>
          <w:u w:val="single"/>
        </w:rPr>
      </w:pPr>
      <w:bookmarkStart w:colFirst="0" w:colLast="0" w:name="_6oo5f87ix5at" w:id="8"/>
      <w:bookmarkEnd w:id="8"/>
      <w:r w:rsidDel="00000000" w:rsidR="00000000" w:rsidRPr="00000000">
        <w:rPr>
          <w:rtl w:val="0"/>
        </w:rPr>
        <w:t xml:space="preserve">Problem 3: More on word2ve</w:t>
      </w: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The answers for questions 3a, 3b, and 4 should be saved in a file named a1_answers in any format of your choice.</w:t>
      </w:r>
    </w:p>
    <w:p w:rsidR="00000000" w:rsidDel="00000000" w:rsidP="00000000" w:rsidRDefault="00000000" w:rsidRPr="00000000" w14:paraId="00000028">
      <w:pPr>
        <w:pStyle w:val="Heading3"/>
        <w:contextualSpacing w:val="0"/>
        <w:rPr/>
      </w:pPr>
      <w:bookmarkStart w:colFirst="0" w:colLast="0" w:name="_23f0zrt58vic" w:id="9"/>
      <w:bookmarkEnd w:id="9"/>
      <w:r w:rsidDel="00000000" w:rsidR="00000000" w:rsidRPr="00000000">
        <w:rPr>
          <w:rtl w:val="0"/>
        </w:rPr>
        <w:t xml:space="preserve">3a. Application of word embeddings</w:t>
      </w:r>
    </w:p>
    <w:p w:rsidR="00000000" w:rsidDel="00000000" w:rsidP="00000000" w:rsidRDefault="00000000" w:rsidRPr="00000000" w14:paraId="00000029">
      <w:pPr>
        <w:contextualSpacing w:val="0"/>
        <w:rPr/>
      </w:pPr>
      <w:r w:rsidDel="00000000" w:rsidR="00000000" w:rsidRPr="00000000">
        <w:rPr>
          <w:rtl w:val="0"/>
        </w:rPr>
        <w:t xml:space="preserve">Briefly give three examples of real world applications that use word embeddings.</w:t>
      </w:r>
    </w:p>
    <w:p w:rsidR="00000000" w:rsidDel="00000000" w:rsidP="00000000" w:rsidRDefault="00000000" w:rsidRPr="00000000" w14:paraId="0000002A">
      <w:pPr>
        <w:pStyle w:val="Heading3"/>
        <w:contextualSpacing w:val="0"/>
        <w:rPr/>
      </w:pPr>
      <w:bookmarkStart w:colFirst="0" w:colLast="0" w:name="_b3jb56q66dv1" w:id="10"/>
      <w:bookmarkEnd w:id="10"/>
      <w:r w:rsidDel="00000000" w:rsidR="00000000" w:rsidRPr="00000000">
        <w:rPr>
          <w:rtl w:val="0"/>
        </w:rPr>
        <w:t xml:space="preserve">3b</w:t>
      </w:r>
      <w:r w:rsidDel="00000000" w:rsidR="00000000" w:rsidRPr="00000000">
        <w:rPr>
          <w:rtl w:val="0"/>
        </w:rPr>
        <w:t xml:space="preserve">. Visualize word embeddings and find interesting word relations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We’ve implemented word2vec in TensorFlow and it’s pretty neat. You should visualize the word embeddings on TensorBoard. Then you can either use this visualization or write a script of your own t</w:t>
      </w:r>
      <w:r w:rsidDel="00000000" w:rsidR="00000000" w:rsidRPr="00000000">
        <w:rPr>
          <w:rtl w:val="0"/>
        </w:rPr>
        <w:t xml:space="preserve">o find the interesting word relations. For example, </w:t>
      </w:r>
      <w:r w:rsidDel="00000000" w:rsidR="00000000" w:rsidRPr="00000000">
        <w:rPr>
          <w:rtl w:val="0"/>
        </w:rPr>
        <w:t xml:space="preserve">you can find five words closest </w:t>
      </w:r>
      <w:r w:rsidDel="00000000" w:rsidR="00000000" w:rsidRPr="00000000">
        <w:rPr>
          <w:rtl w:val="0"/>
        </w:rPr>
        <w:t xml:space="preserve">to certain country names to see if our embeddings catch any racial bias. Another idea is that you can find word spectra: you start with two opposite words, get the line connecting that two words, get 100 words closest to that line and arrange them by the order they appear on that line, you’ll see how a word fades into another.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inspiration, you can read about sexism in word embeddings </w:t>
      </w:r>
      <w:hyperlink r:id="rId17">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I’ve also written a post about the inherent biases of Artificial Intelligence </w:t>
      </w:r>
      <w:hyperlink r:id="rId1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E">
      <w:pPr>
        <w:pStyle w:val="Heading3"/>
        <w:contextualSpacing w:val="0"/>
        <w:rPr/>
      </w:pPr>
      <w:bookmarkStart w:colFirst="0" w:colLast="0" w:name="_x55invd2ks6v" w:id="11"/>
      <w:bookmarkEnd w:id="11"/>
      <w:r w:rsidDel="00000000" w:rsidR="00000000" w:rsidRPr="00000000">
        <w:rPr>
          <w:rtl w:val="0"/>
        </w:rPr>
        <w:t xml:space="preserve">3c. word2vec </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implemented word2vec with skip-gram model in class. Now, you can try to  implement the CBOW model. Save the model in </w:t>
      </w:r>
      <w:r w:rsidDel="00000000" w:rsidR="00000000" w:rsidRPr="00000000">
        <w:rPr>
          <w:rFonts w:ascii="Consolas" w:cs="Consolas" w:eastAsia="Consolas" w:hAnsi="Consolas"/>
          <w:sz w:val="18"/>
          <w:szCs w:val="18"/>
          <w:rtl w:val="0"/>
        </w:rPr>
        <w:t xml:space="preserve">cbow.py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pStyle w:val="Heading2"/>
        <w:contextualSpacing w:val="0"/>
        <w:rPr/>
      </w:pPr>
      <w:bookmarkStart w:colFirst="0" w:colLast="0" w:name="_ygrwdbesq2u0" w:id="12"/>
      <w:bookmarkEnd w:id="12"/>
      <w:r w:rsidDel="00000000" w:rsidR="00000000" w:rsidRPr="00000000">
        <w:rPr>
          <w:rtl w:val="0"/>
        </w:rPr>
        <w:t xml:space="preserve">Problem 4: Feedback</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an opportunity for you to give me feedback </w:t>
      </w:r>
      <w:r w:rsidDel="00000000" w:rsidR="00000000" w:rsidRPr="00000000">
        <w:rPr>
          <w:rtl w:val="0"/>
        </w:rPr>
        <w:t xml:space="preserve">on</w:t>
      </w:r>
      <w:r w:rsidDel="00000000" w:rsidR="00000000" w:rsidRPr="00000000">
        <w:rPr>
          <w:rtl w:val="0"/>
        </w:rPr>
        <w:t xml:space="preserve"> the class. </w:t>
      </w:r>
      <w:r w:rsidDel="00000000" w:rsidR="00000000" w:rsidRPr="00000000">
        <w:rPr>
          <w:rtl w:val="0"/>
        </w:rPr>
        <w:t xml:space="preserve">Please a</w:t>
      </w:r>
      <w:r w:rsidDel="00000000" w:rsidR="00000000" w:rsidRPr="00000000">
        <w:rPr>
          <w:rtl w:val="0"/>
        </w:rPr>
        <w:t xml:space="preserve">nswer some or all of the questions below:</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of the class do you find useful? </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confusing? </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do you find too easy? </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want to see/do more in the class? </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parts did you find less interesting? </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What do you think of the first assignment? </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How long did it take you to do the first assignment?</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Any recommendations for me?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Submission Instructions</w:t>
      </w:r>
    </w:p>
    <w:p w:rsidR="00000000" w:rsidDel="00000000" w:rsidP="00000000" w:rsidRDefault="00000000" w:rsidRPr="00000000" w14:paraId="0000003D">
      <w:pPr>
        <w:shd w:fill="auto" w:val="clear"/>
        <w:contextualSpacing w:val="0"/>
        <w:rPr/>
      </w:pPr>
      <w:r w:rsidDel="00000000" w:rsidR="00000000" w:rsidRPr="00000000">
        <w:rPr>
          <w:rtl w:val="0"/>
        </w:rPr>
        <w:t xml:space="preserve">Your submission should contain the following files:</w:t>
      </w:r>
    </w:p>
    <w:p w:rsidR="00000000" w:rsidDel="00000000" w:rsidP="00000000" w:rsidRDefault="00000000" w:rsidRPr="00000000" w14:paraId="0000003E">
      <w:pPr>
        <w:shd w:fill="auto" w:val="clear"/>
        <w:contextualSpacing w:val="0"/>
        <w:rPr/>
      </w:pPr>
      <w:r w:rsidDel="00000000" w:rsidR="00000000" w:rsidRPr="00000000">
        <w:rPr>
          <w:rtl w:val="0"/>
        </w:rPr>
        <w:t xml:space="preserve">q1.py</w:t>
      </w:r>
    </w:p>
    <w:p w:rsidR="00000000" w:rsidDel="00000000" w:rsidP="00000000" w:rsidRDefault="00000000" w:rsidRPr="00000000" w14:paraId="0000003F">
      <w:pPr>
        <w:shd w:fill="auto" w:val="clear"/>
        <w:contextualSpacing w:val="0"/>
        <w:rPr/>
      </w:pPr>
      <w:r w:rsidDel="00000000" w:rsidR="00000000" w:rsidRPr="00000000">
        <w:rPr>
          <w:rtl w:val="0"/>
        </w:rPr>
        <w:t xml:space="preserve">03_logreg_starter.py</w:t>
      </w:r>
    </w:p>
    <w:p w:rsidR="00000000" w:rsidDel="00000000" w:rsidP="00000000" w:rsidRDefault="00000000" w:rsidRPr="00000000" w14:paraId="00000040">
      <w:pPr>
        <w:shd w:fill="auto" w:val="clear"/>
        <w:contextualSpacing w:val="0"/>
        <w:rPr/>
      </w:pPr>
      <w:r w:rsidDel="00000000" w:rsidR="00000000" w:rsidRPr="00000000">
        <w:rPr>
          <w:rtl w:val="0"/>
        </w:rPr>
        <w:t xml:space="preserve">q2b.py</w:t>
      </w:r>
    </w:p>
    <w:p w:rsidR="00000000" w:rsidDel="00000000" w:rsidP="00000000" w:rsidRDefault="00000000" w:rsidRPr="00000000" w14:paraId="00000041">
      <w:pPr>
        <w:shd w:fill="auto" w:val="clear"/>
        <w:contextualSpacing w:val="0"/>
        <w:rPr/>
      </w:pPr>
      <w:r w:rsidDel="00000000" w:rsidR="00000000" w:rsidRPr="00000000">
        <w:rPr>
          <w:rtl w:val="0"/>
        </w:rPr>
        <w:t xml:space="preserve">cbow.py</w:t>
      </w:r>
    </w:p>
    <w:p w:rsidR="00000000" w:rsidDel="00000000" w:rsidP="00000000" w:rsidRDefault="00000000" w:rsidRPr="00000000" w14:paraId="00000042">
      <w:pPr>
        <w:shd w:fill="auto" w:val="clear"/>
        <w:contextualSpacing w:val="0"/>
        <w:rPr/>
      </w:pPr>
      <w:r w:rsidDel="00000000" w:rsidR="00000000" w:rsidRPr="00000000">
        <w:rPr>
          <w:rtl w:val="0"/>
        </w:rPr>
        <w:t xml:space="preserve">a1_answers (contains your answers to questions 3a, 3b, and 4)</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Compress your submission into a zip file and send it to cs20-win1718-staff@lists.stanford.edu with subject title: “[Your SUNetID]_assignment1”</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Thank a lot, guys!</w:t>
      </w:r>
    </w:p>
    <w:p w:rsidR="00000000" w:rsidDel="00000000" w:rsidP="00000000" w:rsidRDefault="00000000" w:rsidRPr="00000000" w14:paraId="00000047">
      <w:pPr>
        <w:shd w:fill="auto" w:val="clear"/>
        <w:contextualSpacing w:val="0"/>
        <w:rPr/>
      </w:pPr>
      <w:r w:rsidDel="00000000" w:rsidR="00000000" w:rsidRPr="00000000">
        <w:rPr>
          <w:rtl w:val="0"/>
        </w:rPr>
      </w:r>
    </w:p>
    <w:p w:rsidR="00000000" w:rsidDel="00000000" w:rsidP="00000000" w:rsidRDefault="00000000" w:rsidRPr="00000000" w14:paraId="00000048">
      <w:pP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Bulatov, Y. "Notmnist dataset." Google (Books/OCR), Tech. Rep.[Online]. Available: http://yaroslavvb. blogspot. it/2011/09/notmnist-dataset. html (2011).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6"/>
      <w:szCs w:val="36"/>
    </w:rPr>
  </w:style>
  <w:style w:type="paragraph" w:styleId="Heading3">
    <w:name w:val="heading 3"/>
    <w:basedOn w:val="Normal"/>
    <w:next w:val="Normal"/>
    <w:pPr>
      <w:keepNext w:val="1"/>
      <w:keepLines w:val="1"/>
      <w:spacing w:after="80" w:before="320" w:lineRule="auto"/>
    </w:pPr>
    <w:rPr>
      <w:color w:val="434343"/>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hiphuyen/stanford-tensorflow-tutorials/blob/master/assignments/01/q1.py" TargetMode="External"/><Relationship Id="rId10" Type="http://schemas.openxmlformats.org/officeDocument/2006/relationships/hyperlink" Target="https://github.com/chiphuyen/stanford-tensorflow-tutorials/blob/master/assignments/01/q1.py" TargetMode="External"/><Relationship Id="rId13" Type="http://schemas.openxmlformats.org/officeDocument/2006/relationships/hyperlink" Target="https://docs.google.com/document/d/1kMGs68rIHWHifBiqlU3j_2ZkrNj9RquGTe8tJ7eR1sE/edit#heading=h.a4lz94ypirbn" TargetMode="External"/><Relationship Id="rId12" Type="http://schemas.openxmlformats.org/officeDocument/2006/relationships/hyperlink" Target="https://github.com/chiphuyen/stanford-tensorflow-tutorials/blob/master/examples/03_logreg_starter.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hiphuyen/stanford-tensorflow-tutorials/blob/master/assignments/01/q1.py" TargetMode="External"/><Relationship Id="rId15" Type="http://schemas.openxmlformats.org/officeDocument/2006/relationships/image" Target="media/image2.png"/><Relationship Id="rId14" Type="http://schemas.openxmlformats.org/officeDocument/2006/relationships/hyperlink" Target="http://rodrigob.github.io/are_we_there_yet/build/classification_datasets_results.html" TargetMode="External"/><Relationship Id="rId17" Type="http://schemas.openxmlformats.org/officeDocument/2006/relationships/hyperlink" Target="https://www.technologyreview.com/s/602025/how-vector-space-mathematics-reveals-the-hidden-sexism-in-language/" TargetMode="External"/><Relationship Id="rId16" Type="http://schemas.openxmlformats.org/officeDocument/2006/relationships/hyperlink" Target="https://github.com/davidflanagan/notMNIST-to-MNIST"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knowmail.clclp.me/blog/inherent-biases-artificial-intelligence/" TargetMode="External"/><Relationship Id="rId7" Type="http://schemas.openxmlformats.org/officeDocument/2006/relationships/hyperlink" Target="mailto:huyenn@stanford.edu" TargetMode="External"/><Relationship Id="rId8" Type="http://schemas.openxmlformats.org/officeDocument/2006/relationships/hyperlink" Target="https://www.tensorflow.org/api_docs/pyth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